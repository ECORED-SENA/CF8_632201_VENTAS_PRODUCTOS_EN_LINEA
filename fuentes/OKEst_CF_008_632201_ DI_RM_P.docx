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rPr>
                <w:b w:val="0"/>
                <w:sz w:val="20"/>
                <w:szCs w:val="20"/>
              </w:rPr>
            </w:pPr>
            <w:bookmarkStart w:colFirst="0" w:colLast="0" w:name="_heading=h.30j0zll" w:id="0"/>
            <w:bookmarkEnd w:id="0"/>
            <w:r w:rsidDel="00000000" w:rsidR="00000000" w:rsidRPr="00000000">
              <w:rPr>
                <w:b w:val="0"/>
                <w:sz w:val="20"/>
                <w:szCs w:val="20"/>
                <w:rtl w:val="0"/>
              </w:rPr>
              <w:t xml:space="preserve">Técnico en venta de productos en línea.</w:t>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7">
            <w:pPr>
              <w:rPr>
                <w:b w:val="0"/>
                <w:sz w:val="20"/>
                <w:szCs w:val="20"/>
              </w:rPr>
            </w:pPr>
            <w:r w:rsidDel="00000000" w:rsidR="00000000" w:rsidRPr="00000000">
              <w:rPr>
                <w:b w:val="0"/>
                <w:sz w:val="20"/>
                <w:szCs w:val="20"/>
                <w:rtl w:val="0"/>
              </w:rPr>
              <w:t xml:space="preserve">CF08</w:t>
            </w:r>
          </w:p>
        </w:tc>
      </w:tr>
      <w:tr>
        <w:trPr>
          <w:cantSplit w:val="0"/>
          <w:trHeight w:val="340" w:hRule="atLeast"/>
          <w:tblHeader w:val="0"/>
        </w:trPr>
        <w:tc>
          <w:tcPr>
            <w:vAlign w:val="center"/>
          </w:tcPr>
          <w:p w:rsidR="00000000" w:rsidDel="00000000" w:rsidP="00000000" w:rsidRDefault="00000000" w:rsidRPr="00000000" w14:paraId="00000008">
            <w:pPr>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9">
            <w:pPr>
              <w:rPr>
                <w:b w:val="0"/>
                <w:sz w:val="20"/>
                <w:szCs w:val="20"/>
              </w:rPr>
            </w:pPr>
            <w:r w:rsidDel="00000000" w:rsidR="00000000" w:rsidRPr="00000000">
              <w:rPr>
                <w:b w:val="0"/>
                <w:sz w:val="20"/>
                <w:szCs w:val="20"/>
                <w:rtl w:val="0"/>
              </w:rPr>
              <w:t xml:space="preserve">Seguimiento y control ventas.</w:t>
            </w:r>
          </w:p>
        </w:tc>
      </w:tr>
      <w:tr>
        <w:trPr>
          <w:cantSplit w:val="0"/>
          <w:trHeight w:val="340" w:hRule="atLeast"/>
          <w:tblHeader w:val="0"/>
        </w:trPr>
        <w:tc>
          <w:tcPr>
            <w:vAlign w:val="center"/>
          </w:tcPr>
          <w:p w:rsidR="00000000" w:rsidDel="00000000" w:rsidP="00000000" w:rsidRDefault="00000000" w:rsidRPr="00000000" w14:paraId="0000000A">
            <w:pPr>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0B">
            <w:pPr>
              <w:jc w:val="both"/>
              <w:rPr>
                <w:b w:val="0"/>
                <w:sz w:val="20"/>
                <w:szCs w:val="20"/>
              </w:rPr>
            </w:pPr>
            <w:r w:rsidDel="00000000" w:rsidR="00000000" w:rsidRPr="00000000">
              <w:rPr>
                <w:b w:val="0"/>
                <w:sz w:val="20"/>
                <w:szCs w:val="20"/>
                <w:rtl w:val="0"/>
              </w:rPr>
              <w:t xml:space="preserve">El cliente es el motor de cualquier empresa por pequeña que sea, la atención al cliente es una tarea que no se debe dejar de lado, los clientes fidelizados son la mejor estrategia de comercialización de cualquier tipo de producto, no solo se trata de hacer una venta, es importante hacer seguimiento, </w:t>
            </w:r>
            <w:r w:rsidDel="00000000" w:rsidR="00000000" w:rsidRPr="00000000">
              <w:rPr>
                <w:sz w:val="20"/>
                <w:szCs w:val="20"/>
                <w:rtl w:val="0"/>
              </w:rPr>
              <w:t xml:space="preserve">el </w:t>
            </w:r>
            <w:r w:rsidDel="00000000" w:rsidR="00000000" w:rsidRPr="00000000">
              <w:rPr>
                <w:i w:val="1"/>
                <w:sz w:val="20"/>
                <w:szCs w:val="20"/>
                <w:rtl w:val="0"/>
              </w:rPr>
              <w:t xml:space="preserve">feedback</w:t>
            </w:r>
            <w:r w:rsidDel="00000000" w:rsidR="00000000" w:rsidRPr="00000000">
              <w:rPr>
                <w:b w:val="0"/>
                <w:sz w:val="20"/>
                <w:szCs w:val="20"/>
                <w:rtl w:val="0"/>
              </w:rPr>
              <w:t xml:space="preserve"> es la mejor estrategia de éxito y  posicionamiento de una empresa.</w:t>
            </w:r>
          </w:p>
        </w:tc>
      </w:tr>
      <w:tr>
        <w:trPr>
          <w:cantSplit w:val="0"/>
          <w:trHeight w:val="340" w:hRule="atLeast"/>
          <w:tblHeader w:val="0"/>
        </w:trPr>
        <w:tc>
          <w:tcPr>
            <w:vAlign w:val="center"/>
          </w:tcPr>
          <w:p w:rsidR="00000000" w:rsidDel="00000000" w:rsidP="00000000" w:rsidRDefault="00000000" w:rsidRPr="00000000" w14:paraId="0000000C">
            <w:pPr>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0D">
            <w:pPr>
              <w:jc w:val="both"/>
              <w:rPr>
                <w:b w:val="0"/>
                <w:sz w:val="20"/>
                <w:szCs w:val="20"/>
                <w:shd w:fill="edf2f8" w:val="clear"/>
              </w:rPr>
            </w:pPr>
            <w:r w:rsidDel="00000000" w:rsidR="00000000" w:rsidRPr="00000000">
              <w:rPr>
                <w:b w:val="0"/>
                <w:sz w:val="20"/>
                <w:szCs w:val="20"/>
                <w:shd w:fill="edf2f8" w:val="clear"/>
                <w:rtl w:val="0"/>
              </w:rPr>
              <w:t xml:space="preserve">Cliente, </w:t>
            </w:r>
            <w:r w:rsidDel="00000000" w:rsidR="00000000" w:rsidRPr="00000000">
              <w:rPr>
                <w:b w:val="0"/>
                <w:i w:val="1"/>
                <w:sz w:val="20"/>
                <w:szCs w:val="20"/>
                <w:shd w:fill="edf2f8" w:val="clear"/>
                <w:rtl w:val="0"/>
              </w:rPr>
              <w:t xml:space="preserve">Feedback</w:t>
            </w:r>
            <w:r w:rsidDel="00000000" w:rsidR="00000000" w:rsidRPr="00000000">
              <w:rPr>
                <w:b w:val="0"/>
                <w:sz w:val="20"/>
                <w:szCs w:val="20"/>
                <w:shd w:fill="edf2f8" w:val="clear"/>
                <w:rtl w:val="0"/>
              </w:rPr>
              <w:t xml:space="preserve">, Postventa, Encuestas, Reportes, </w:t>
            </w:r>
            <w:r w:rsidDel="00000000" w:rsidR="00000000" w:rsidRPr="00000000">
              <w:rPr>
                <w:b w:val="0"/>
                <w:i w:val="1"/>
                <w:sz w:val="20"/>
                <w:szCs w:val="20"/>
                <w:shd w:fill="edf2f8" w:val="clear"/>
                <w:rtl w:val="0"/>
              </w:rPr>
              <w:t xml:space="preserve">Big data</w:t>
            </w:r>
            <w:r w:rsidDel="00000000" w:rsidR="00000000" w:rsidRPr="00000000">
              <w:rPr>
                <w:b w:val="0"/>
                <w:sz w:val="20"/>
                <w:szCs w:val="20"/>
                <w:shd w:fill="edf2f8" w:val="clear"/>
                <w:rtl w:val="0"/>
              </w:rPr>
              <w:t xml:space="preserve">, Fidelización, </w:t>
            </w:r>
            <w:r w:rsidDel="00000000" w:rsidR="00000000" w:rsidRPr="00000000">
              <w:rPr>
                <w:b w:val="0"/>
                <w:i w:val="1"/>
                <w:sz w:val="20"/>
                <w:szCs w:val="20"/>
                <w:shd w:fill="edf2f8" w:val="clear"/>
                <w:rtl w:val="0"/>
              </w:rPr>
              <w:t xml:space="preserve">On-line</w:t>
            </w:r>
            <w:r w:rsidDel="00000000" w:rsidR="00000000" w:rsidRPr="00000000">
              <w:rPr>
                <w:b w:val="0"/>
                <w:sz w:val="20"/>
                <w:szCs w:val="20"/>
                <w:shd w:fill="edf2f8" w:val="clear"/>
                <w:rtl w:val="0"/>
              </w:rPr>
              <w:t xml:space="preserve">.</w:t>
            </w:r>
          </w:p>
        </w:tc>
      </w:tr>
    </w:tbl>
    <w:p w:rsidR="00000000" w:rsidDel="00000000" w:rsidP="00000000" w:rsidRDefault="00000000" w:rsidRPr="00000000" w14:paraId="0000000E">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551"/>
        <w:gridCol w:w="2126"/>
        <w:gridCol w:w="3163"/>
        <w:tblGridChange w:id="0">
          <w:tblGrid>
            <w:gridCol w:w="2122"/>
            <w:gridCol w:w="2551"/>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F">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10">
            <w:pPr>
              <w:jc w:val="both"/>
              <w:rPr>
                <w:b w:val="0"/>
                <w:sz w:val="20"/>
                <w:szCs w:val="20"/>
              </w:rPr>
            </w:pPr>
            <w:r w:rsidDel="00000000" w:rsidR="00000000" w:rsidRPr="00000000">
              <w:rPr>
                <w:b w:val="0"/>
                <w:sz w:val="20"/>
                <w:szCs w:val="20"/>
                <w:rtl w:val="0"/>
              </w:rPr>
              <w:t xml:space="preserve">Vender productos y servicios de acuerdo con las necesidades del cliente y objetivos comerciales.</w:t>
            </w:r>
          </w:p>
        </w:tc>
        <w:tc>
          <w:tcPr>
            <w:vAlign w:val="center"/>
          </w:tcPr>
          <w:p w:rsidR="00000000" w:rsidDel="00000000" w:rsidP="00000000" w:rsidRDefault="00000000" w:rsidRPr="00000000" w14:paraId="00000011">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12">
            <w:pPr>
              <w:pBdr>
                <w:top w:space="0" w:sz="0" w:val="nil"/>
                <w:left w:space="0" w:sz="0" w:val="nil"/>
                <w:bottom w:space="0" w:sz="0" w:val="nil"/>
                <w:right w:space="0" w:sz="0" w:val="nil"/>
                <w:between w:space="0" w:sz="0" w:val="nil"/>
              </w:pBdr>
              <w:jc w:val="both"/>
              <w:rPr>
                <w:b w:val="0"/>
                <w:sz w:val="20"/>
                <w:szCs w:val="20"/>
              </w:rPr>
            </w:pPr>
            <w:bookmarkStart w:colFirst="0" w:colLast="0" w:name="_heading=h.3znysh7" w:id="1"/>
            <w:bookmarkEnd w:id="1"/>
            <w:r w:rsidDel="00000000" w:rsidR="00000000" w:rsidRPr="00000000">
              <w:rPr>
                <w:b w:val="0"/>
                <w:sz w:val="20"/>
                <w:szCs w:val="20"/>
                <w:rtl w:val="0"/>
              </w:rPr>
              <w:t xml:space="preserve">260101047- 3. Aplicar acciones de seguimiento y control al proceso de venta teniendo en cuenta las necesidades del cliente.</w:t>
            </w:r>
          </w:p>
        </w:tc>
      </w:tr>
    </w:tbl>
    <w:p w:rsidR="00000000" w:rsidDel="00000000" w:rsidP="00000000" w:rsidRDefault="00000000" w:rsidRPr="00000000" w14:paraId="00000013">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4">
            <w:pPr>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5">
            <w:pPr>
              <w:ind w:left="180" w:firstLine="0"/>
              <w:rPr>
                <w:b w:val="0"/>
                <w:color w:val="e36c09"/>
                <w:sz w:val="20"/>
                <w:szCs w:val="20"/>
              </w:rPr>
            </w:pPr>
            <w:r w:rsidDel="00000000" w:rsidR="00000000" w:rsidRPr="00000000">
              <w:rPr>
                <w:rtl w:val="0"/>
              </w:rPr>
            </w:r>
          </w:p>
          <w:p w:rsidR="00000000" w:rsidDel="00000000" w:rsidP="00000000" w:rsidRDefault="00000000" w:rsidRPr="00000000" w14:paraId="00000016">
            <w:pPr>
              <w:rPr>
                <w:b w:val="0"/>
                <w:sz w:val="20"/>
                <w:szCs w:val="20"/>
              </w:rPr>
            </w:pPr>
            <w:r w:rsidDel="00000000" w:rsidR="00000000" w:rsidRPr="00000000">
              <w:rPr>
                <w:b w:val="0"/>
                <w:sz w:val="20"/>
                <w:szCs w:val="20"/>
                <w:rtl w:val="0"/>
              </w:rPr>
              <w:t xml:space="preserve">5. - ARTE, CULTURA, ESPARCIMIENTO Y DEPORTES</w:t>
            </w:r>
          </w:p>
          <w:p w:rsidR="00000000" w:rsidDel="00000000" w:rsidP="00000000" w:rsidRDefault="00000000" w:rsidRPr="00000000" w14:paraId="00000017">
            <w:pPr>
              <w:ind w:left="180" w:firstLine="0"/>
              <w:rPr>
                <w:b w:val="0"/>
                <w:color w:val="e36c09"/>
                <w:sz w:val="20"/>
                <w:szCs w:val="20"/>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8">
            <w:pPr>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9">
            <w:pPr>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A">
      <w:pPr>
        <w:rPr>
          <w:sz w:val="20"/>
          <w:szCs w:val="20"/>
        </w:rPr>
      </w:pPr>
      <w:r w:rsidDel="00000000" w:rsidR="00000000" w:rsidRPr="00000000">
        <w:rPr>
          <w:rtl w:val="0"/>
        </w:rPr>
      </w:r>
    </w:p>
    <w:p w:rsidR="00000000" w:rsidDel="00000000" w:rsidP="00000000" w:rsidRDefault="00000000" w:rsidRPr="00000000" w14:paraId="0000001B">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 </w:t>
      </w:r>
    </w:p>
    <w:p w:rsidR="00000000" w:rsidDel="00000000" w:rsidP="00000000" w:rsidRDefault="00000000" w:rsidRPr="00000000" w14:paraId="0000001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rPr>
          <w:b w:val="1"/>
          <w:color w:val="000000"/>
          <w:sz w:val="20"/>
          <w:szCs w:val="20"/>
        </w:rPr>
      </w:pPr>
      <w:bookmarkStart w:colFirst="0" w:colLast="0" w:name="_heading=h.gjdgxs" w:id="2"/>
      <w:bookmarkEnd w:id="2"/>
      <w:r w:rsidDel="00000000" w:rsidR="00000000" w:rsidRPr="00000000">
        <w:rPr>
          <w:b w:val="1"/>
          <w:color w:val="000000"/>
          <w:sz w:val="20"/>
          <w:szCs w:val="20"/>
          <w:rtl w:val="0"/>
        </w:rPr>
        <w:t xml:space="preserve">Introducción</w:t>
      </w:r>
    </w:p>
    <w:p w:rsidR="00000000" w:rsidDel="00000000" w:rsidP="00000000" w:rsidRDefault="00000000" w:rsidRPr="00000000" w14:paraId="0000001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1. Fidelización de clientes</w:t>
      </w:r>
    </w:p>
    <w:p w:rsidR="00000000" w:rsidDel="00000000" w:rsidP="00000000" w:rsidRDefault="00000000" w:rsidRPr="00000000" w14:paraId="00000020">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1.1. Definición y etapas</w:t>
      </w:r>
    </w:p>
    <w:p w:rsidR="00000000" w:rsidDel="00000000" w:rsidP="00000000" w:rsidRDefault="00000000" w:rsidRPr="00000000" w14:paraId="00000021">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1.2. Retroalimentación e importancia</w:t>
      </w:r>
    </w:p>
    <w:p w:rsidR="00000000" w:rsidDel="00000000" w:rsidP="00000000" w:rsidRDefault="00000000" w:rsidRPr="00000000" w14:paraId="00000022">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1.3. Aplicación de la retroalimentación</w:t>
      </w:r>
    </w:p>
    <w:p w:rsidR="00000000" w:rsidDel="00000000" w:rsidP="00000000" w:rsidRDefault="00000000" w:rsidRPr="00000000" w14:paraId="0000002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2. Servicio posventa</w:t>
      </w:r>
    </w:p>
    <w:p w:rsidR="00000000" w:rsidDel="00000000" w:rsidP="00000000" w:rsidRDefault="00000000" w:rsidRPr="00000000" w14:paraId="00000024">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2.1. Seguimiento y fidelización</w:t>
      </w:r>
    </w:p>
    <w:p w:rsidR="00000000" w:rsidDel="00000000" w:rsidP="00000000" w:rsidRDefault="00000000" w:rsidRPr="00000000" w14:paraId="00000025">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2.2. Realización de encuestas</w:t>
      </w:r>
    </w:p>
    <w:p w:rsidR="00000000" w:rsidDel="00000000" w:rsidP="00000000" w:rsidRDefault="00000000" w:rsidRPr="00000000" w14:paraId="00000026">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2.3. Registros. </w:t>
      </w:r>
    </w:p>
    <w:p w:rsidR="00000000" w:rsidDel="00000000" w:rsidP="00000000" w:rsidRDefault="00000000" w:rsidRPr="00000000" w14:paraId="0000002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3. Datos</w:t>
      </w:r>
    </w:p>
    <w:p w:rsidR="00000000" w:rsidDel="00000000" w:rsidP="00000000" w:rsidRDefault="00000000" w:rsidRPr="00000000" w14:paraId="00000028">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3.1. Recolección de Datos</w:t>
      </w:r>
    </w:p>
    <w:p w:rsidR="00000000" w:rsidDel="00000000" w:rsidP="00000000" w:rsidRDefault="00000000" w:rsidRPr="00000000" w14:paraId="0000002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3.2. Datos Cuantitativos y Datos Cualitativos</w:t>
      </w:r>
    </w:p>
    <w:p w:rsidR="00000000" w:rsidDel="00000000" w:rsidP="00000000" w:rsidRDefault="00000000" w:rsidRPr="00000000" w14:paraId="0000002A">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3.3. Interpretación de resultados</w:t>
      </w:r>
    </w:p>
    <w:p w:rsidR="00000000" w:rsidDel="00000000" w:rsidP="00000000" w:rsidRDefault="00000000" w:rsidRPr="00000000" w14:paraId="0000002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4. Realización de un Reporte</w:t>
      </w:r>
    </w:p>
    <w:p w:rsidR="00000000" w:rsidDel="00000000" w:rsidP="00000000" w:rsidRDefault="00000000" w:rsidRPr="00000000" w14:paraId="0000002C">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4.1. Presentación de Reportes</w:t>
      </w:r>
    </w:p>
    <w:p w:rsidR="00000000" w:rsidDel="00000000" w:rsidP="00000000" w:rsidRDefault="00000000" w:rsidRPr="00000000" w14:paraId="0000002D">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4.2. Seguimiento del reporte</w:t>
      </w:r>
    </w:p>
    <w:p w:rsidR="00000000" w:rsidDel="00000000" w:rsidP="00000000" w:rsidRDefault="00000000" w:rsidRPr="00000000" w14:paraId="0000002E">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4.3. Evaluación final</w:t>
      </w:r>
    </w:p>
    <w:p w:rsidR="00000000" w:rsidDel="00000000" w:rsidP="00000000" w:rsidRDefault="00000000" w:rsidRPr="00000000" w14:paraId="0000002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33">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03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35">
      <w:pPr>
        <w:jc w:val="both"/>
        <w:rPr>
          <w:sz w:val="20"/>
          <w:szCs w:val="20"/>
        </w:rPr>
      </w:pPr>
      <w:r w:rsidDel="00000000" w:rsidR="00000000" w:rsidRPr="00000000">
        <w:rPr>
          <w:sz w:val="20"/>
          <w:szCs w:val="20"/>
          <w:rtl w:val="0"/>
        </w:rPr>
        <w:t xml:space="preserve">Bienvenido a este componente formativo denominado “Seguimiento y control ventas”, para comenzar el recorrido por el mismo, observe con atención el siguiente video que le dará una introducción sobre el tema</w:t>
      </w:r>
      <w:sdt>
        <w:sdtPr>
          <w:tag w:val="goog_rdk_0"/>
        </w:sdtPr>
        <w:sdtContent>
          <w:commentRangeStart w:id="0"/>
        </w:sdtContent>
      </w:sdt>
      <w:r w:rsidDel="00000000" w:rsidR="00000000" w:rsidRPr="00000000">
        <w:rPr>
          <w:sz w:val="20"/>
          <w:szCs w:val="20"/>
          <w:rtl w:val="0"/>
        </w:rPr>
        <w:t xml:space="preserve">: </w:t>
      </w:r>
    </w:p>
    <w:p w:rsidR="00000000" w:rsidDel="00000000" w:rsidP="00000000" w:rsidRDefault="00000000" w:rsidRPr="00000000" w14:paraId="0000003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101600</wp:posOffset>
                </wp:positionV>
                <wp:extent cx="5107305" cy="638175"/>
                <wp:effectExtent b="0" l="0" r="0" t="0"/>
                <wp:wrapNone/>
                <wp:docPr id="593" name=""/>
                <a:graphic>
                  <a:graphicData uri="http://schemas.microsoft.com/office/word/2010/wordprocessingShape">
                    <wps:wsp>
                      <wps:cNvSpPr/>
                      <wps:cNvPr id="17" name="Shape 17"/>
                      <wps:spPr>
                        <a:xfrm>
                          <a:off x="2811398" y="3479963"/>
                          <a:ext cx="5069205" cy="60007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Video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DI_CF08_Introducción- 632201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101600</wp:posOffset>
                </wp:positionV>
                <wp:extent cx="5107305" cy="638175"/>
                <wp:effectExtent b="0" l="0" r="0" t="0"/>
                <wp:wrapNone/>
                <wp:docPr id="593" name="image25.png"/>
                <a:graphic>
                  <a:graphicData uri="http://schemas.openxmlformats.org/drawingml/2006/picture">
                    <pic:pic>
                      <pic:nvPicPr>
                        <pic:cNvPr id="0" name="image25.png"/>
                        <pic:cNvPicPr preferRelativeResize="0"/>
                      </pic:nvPicPr>
                      <pic:blipFill>
                        <a:blip r:embed="rId11"/>
                        <a:srcRect/>
                        <a:stretch>
                          <a:fillRect/>
                        </a:stretch>
                      </pic:blipFill>
                      <pic:spPr>
                        <a:xfrm>
                          <a:off x="0" y="0"/>
                          <a:ext cx="5107305" cy="638175"/>
                        </a:xfrm>
                        <a:prstGeom prst="rect"/>
                        <a:ln/>
                      </pic:spPr>
                    </pic:pic>
                  </a:graphicData>
                </a:graphic>
              </wp:anchor>
            </w:drawing>
          </mc:Fallback>
        </mc:AlternateContent>
      </w:r>
    </w:p>
    <w:p w:rsidR="00000000" w:rsidDel="00000000" w:rsidP="00000000" w:rsidRDefault="00000000" w:rsidRPr="00000000" w14:paraId="00000037">
      <w:pPr>
        <w:jc w:val="both"/>
        <w:rPr>
          <w:sz w:val="20"/>
          <w:szCs w:val="2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39">
      <w:pPr>
        <w:jc w:val="both"/>
        <w:rPr>
          <w:sz w:val="20"/>
          <w:szCs w:val="20"/>
        </w:rPr>
      </w:pPr>
      <w:r w:rsidDel="00000000" w:rsidR="00000000" w:rsidRPr="00000000">
        <w:rPr>
          <w:rtl w:val="0"/>
        </w:rPr>
        <w:t xml:space="preserve">     </w:t>
      </w:r>
      <w:sdt>
        <w:sdtPr>
          <w:tag w:val="goog_rdk_1"/>
        </w:sdtPr>
        <w:sdtContent>
          <w:commentRangeStart w:id="1"/>
        </w:sdtContent>
      </w:sdt>
      <w:r w:rsidDel="00000000" w:rsidR="00000000" w:rsidRPr="00000000">
        <w:rPr>
          <w:rtl w:val="0"/>
        </w:rPr>
      </w:r>
    </w:p>
    <w:p w:rsidR="00000000" w:rsidDel="00000000" w:rsidP="00000000" w:rsidRDefault="00000000" w:rsidRPr="00000000" w14:paraId="0000003A">
      <w:pPr>
        <w:jc w:val="both"/>
        <w:rPr>
          <w:sz w:val="20"/>
          <w:szCs w:val="20"/>
        </w:rPr>
      </w:pPr>
      <w:commentRangeEnd w:id="1"/>
      <w:r w:rsidDel="00000000" w:rsidR="00000000" w:rsidRPr="00000000">
        <w:commentReference w:id="1"/>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3C">
      <w:pPr>
        <w:numPr>
          <w:ilvl w:val="0"/>
          <w:numId w:val="2"/>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3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color w:val="000000"/>
          <w:sz w:val="20"/>
          <w:szCs w:val="20"/>
          <w:rtl w:val="0"/>
        </w:rPr>
        <w:t xml:space="preserve">1. </w:t>
      </w:r>
      <w:r w:rsidDel="00000000" w:rsidR="00000000" w:rsidRPr="00000000">
        <w:rPr>
          <w:b w:val="1"/>
          <w:color w:val="000000"/>
          <w:sz w:val="20"/>
          <w:szCs w:val="20"/>
          <w:rtl w:val="0"/>
        </w:rPr>
        <w:t xml:space="preserve">Fidelización de clientes</w:t>
      </w:r>
    </w:p>
    <w:p w:rsidR="00000000" w:rsidDel="00000000" w:rsidP="00000000" w:rsidRDefault="00000000" w:rsidRPr="00000000" w14:paraId="00000040">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58420</wp:posOffset>
                </wp:positionV>
                <wp:extent cx="2983865" cy="1666240"/>
                <wp:effectExtent b="0" l="0" r="0" t="0"/>
                <wp:wrapSquare wrapText="bothSides" distB="45720" distT="45720" distL="114300" distR="114300"/>
                <wp:docPr id="591" name=""/>
                <a:graphic>
                  <a:graphicData uri="http://schemas.microsoft.com/office/word/2010/wordprocessingShape">
                    <wps:wsp>
                      <wps:cNvSpPr/>
                      <wps:cNvPr id="15" name="Shape 15"/>
                      <wps:spPr>
                        <a:xfrm>
                          <a:off x="3868355" y="2961168"/>
                          <a:ext cx="2955290" cy="1637665"/>
                        </a:xfrm>
                        <a:prstGeom prst="rect">
                          <a:avLst/>
                        </a:prstGeom>
                        <a:solidFill>
                          <a:srgbClr val="FFFFFF"/>
                        </a:solidFill>
                        <a:ln>
                          <a:noFill/>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Dentro del proceso de ventas de una empresa, se podrá evidenciar de manera especial, la interrelación que se genera cuando un cliente compra de manera constante sus productos y/o servicios. Esas compras repetidas durante un periodo de tiempo, diario, semanal, mensual, son un indicativo positivo que le permite a una empresa “fidelizar clientes”. </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58420</wp:posOffset>
                </wp:positionV>
                <wp:extent cx="2983865" cy="1666240"/>
                <wp:effectExtent b="0" l="0" r="0" t="0"/>
                <wp:wrapSquare wrapText="bothSides" distB="45720" distT="45720" distL="114300" distR="114300"/>
                <wp:docPr id="591" name="image23.png"/>
                <a:graphic>
                  <a:graphicData uri="http://schemas.openxmlformats.org/drawingml/2006/picture">
                    <pic:pic>
                      <pic:nvPicPr>
                        <pic:cNvPr id="0" name="image23.png"/>
                        <pic:cNvPicPr preferRelativeResize="0"/>
                      </pic:nvPicPr>
                      <pic:blipFill>
                        <a:blip r:embed="rId12"/>
                        <a:srcRect/>
                        <a:stretch>
                          <a:fillRect/>
                        </a:stretch>
                      </pic:blipFill>
                      <pic:spPr>
                        <a:xfrm>
                          <a:off x="0" y="0"/>
                          <a:ext cx="2983865" cy="1666240"/>
                        </a:xfrm>
                        <a:prstGeom prst="rect"/>
                        <a:ln/>
                      </pic:spPr>
                    </pic:pic>
                  </a:graphicData>
                </a:graphic>
              </wp:anchor>
            </w:drawing>
          </mc:Fallback>
        </mc:AlternateContent>
      </w:r>
      <w:r w:rsidDel="00000000" w:rsidR="00000000" w:rsidRPr="00000000">
        <mc:AlternateContent>
          <mc:Choice Requires="wps">
            <w:drawing>
              <wp:anchor allowOverlap="1" behindDoc="0" distB="45720" distT="45720" distL="114300" distR="114300" hidden="0" layoutInCell="1" locked="0" relativeHeight="0" simplePos="0">
                <wp:simplePos x="0" y="0"/>
                <wp:positionH relativeFrom="column">
                  <wp:posOffset>2995930</wp:posOffset>
                </wp:positionH>
                <wp:positionV relativeFrom="paragraph">
                  <wp:posOffset>80010</wp:posOffset>
                </wp:positionV>
                <wp:extent cx="2955290" cy="2194560"/>
                <wp:wrapSquare wrapText="bothSides" distB="45720" distT="45720" distL="114300" distR="114300"/>
                <wp:docPr id="576" name=""/>
                <a:graphic>
                  <a:graphicData uri="http://schemas.microsoft.com/office/word/2010/wordprocessingShape">
                    <wps:wsp>
                      <wps:cNvSpPr txBox="1">
                        <a:spLocks noChangeArrowheads="1"/>
                      </wps:cNvSpPr>
                      <wps:spPr bwMode="auto">
                        <a:xfrm>
                          <a:off x="0" y="0"/>
                          <a:ext cx="2955290" cy="2194560"/>
                        </a:xfrm>
                        <a:prstGeom prst="rect">
                          <a:avLst/>
                        </a:prstGeom>
                        <a:solidFill>
                          <a:srgbClr val="FFFFFF"/>
                        </a:solidFill>
                        <a:ln w="9525">
                          <a:noFill/>
                          <a:miter lim="800000"/>
                          <a:headEnd/>
                          <a:tailEnd/>
                        </a:ln>
                      </wps:spPr>
                      <wps:txbx>
                        <w:txbxContent>
                          <w:p w:rsidR="0085565F" w:rsidDel="00000000" w:rsidP="00790F9B" w:rsidRDefault="004F2DE6" w:rsidRPr="00000000" w14:paraId="767CFD4E" w14:textId="6C54FAE1">
                            <w:pPr>
                              <w:jc w:val="center"/>
                              <w:rPr>
                                <w:bCs w:val="1"/>
                                <w:color w:val="000000"/>
                                <w:sz w:val="20"/>
                                <w:szCs w:val="20"/>
                              </w:rPr>
                            </w:pPr>
                            <w:r w:rsidDel="00000000" w:rsidR="00000000" w:rsidRPr="00000000">
                              <w:rPr>
                                <w:noProof w:val="1"/>
                                <w:lang w:val="es-CO"/>
                              </w:rPr>
                              <w:drawing>
                                <wp:inline distB="0" distT="0" distL="0" distR="0">
                                  <wp:extent cx="2113915" cy="1719618"/>
                                  <wp:effectExtent b="0" l="0" r="635" t="0"/>
                                  <wp:docPr descr="Ilustración de concepto de tarjeta de descuento y fidelización vector gratuito" id="4" name="Imagen 4"/>
                                  <wp:cNvGraphicFramePr>
                                    <a:graphicFrameLocks noChangeAspect="1"/>
                                  </wp:cNvGraphicFramePr>
                                  <a:graphic>
                                    <a:graphicData uri="http://schemas.openxmlformats.org/drawingml/2006/picture">
                                      <pic:pic>
                                        <pic:nvPicPr>
                                          <pic:cNvPr descr="Ilustración de concepto de tarjeta de descuento y fidelización vector gratuito" id="0" name="Picture 1"/>
                                          <pic:cNvPicPr>
                                            <a:picLocks noChangeAspect="1" noChangeArrowheads="1"/>
                                          </pic:cNvPicPr>
                                        </pic:nvPicPr>
                                        <pic:blipFill>
                                          <a:blip r:embed="rId1">
                                            <a:extLst/>
                                          </a:blip>
                                          <a:srcRect/>
                                          <a:stretch>
                                            <a:fillRect/>
                                          </a:stretch>
                                        </pic:blipFill>
                                        <pic:spPr bwMode="auto">
                                          <a:xfrm>
                                            <a:off x="0" y="0"/>
                                            <a:ext cx="2135309" cy="1737021"/>
                                          </a:xfrm>
                                          <a:prstGeom prst="rect">
                                            <a:avLst/>
                                          </a:prstGeom>
                                          <a:noFill/>
                                          <a:ln>
                                            <a:noFill/>
                                          </a:ln>
                                        </pic:spPr>
                                      </pic:pic>
                                    </a:graphicData>
                                  </a:graphic>
                                </wp:inline>
                              </w:drawing>
                            </w:r>
                          </w:p>
                          <w:p w:rsidR="0085565F" w:rsidDel="00000000" w:rsidP="00EB6F28" w:rsidRDefault="004F2DE6" w:rsidRPr="00000000" w14:paraId="340E99FD" w14:textId="77777777"/>
                        </w:txbxContent>
                      </wps:txbx>
                      <wps:bodyPr anchorCtr="0" anchor="t" bIns="45720" lIns="91440" rIns="91440" rot="0" vert="horz" wrap="square" tIns="4572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2995930</wp:posOffset>
                </wp:positionH>
                <wp:positionV relativeFrom="paragraph">
                  <wp:posOffset>80010</wp:posOffset>
                </wp:positionV>
                <wp:extent cx="2955290" cy="2194560"/>
                <wp:effectExtent b="0" l="0" r="0" t="0"/>
                <wp:wrapSquare wrapText="bothSides" distB="45720" distT="45720" distL="114300" distR="114300"/>
                <wp:docPr id="576"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2955290" cy="2194560"/>
                        </a:xfrm>
                        <a:prstGeom prst="rect"/>
                        <a:ln/>
                      </pic:spPr>
                    </pic:pic>
                  </a:graphicData>
                </a:graphic>
              </wp:anchor>
            </w:drawing>
          </mc:Fallback>
        </mc:AlternateContent>
      </w:r>
    </w:p>
    <w:p w:rsidR="00000000" w:rsidDel="00000000" w:rsidP="00000000" w:rsidRDefault="00000000" w:rsidRPr="00000000" w14:paraId="00000041">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43">
      <w:pPr>
        <w:jc w:val="both"/>
        <w:rPr>
          <w:color w:val="000000"/>
          <w:sz w:val="20"/>
          <w:szCs w:val="20"/>
        </w:rPr>
      </w:pPr>
      <w:r w:rsidDel="00000000" w:rsidR="00000000" w:rsidRPr="00000000">
        <w:rPr>
          <w:rtl w:val="0"/>
        </w:rPr>
      </w:r>
    </w:p>
    <w:p w:rsidR="00000000" w:rsidDel="00000000" w:rsidP="00000000" w:rsidRDefault="00000000" w:rsidRPr="00000000" w14:paraId="00000044">
      <w:pPr>
        <w:jc w:val="both"/>
        <w:rPr>
          <w:color w:val="000000"/>
          <w:sz w:val="20"/>
          <w:szCs w:val="20"/>
        </w:rPr>
      </w:pPr>
      <w:r w:rsidDel="00000000" w:rsidR="00000000" w:rsidRPr="00000000">
        <w:rPr>
          <w:rtl w:val="0"/>
        </w:rPr>
      </w:r>
    </w:p>
    <w:p w:rsidR="00000000" w:rsidDel="00000000" w:rsidP="00000000" w:rsidRDefault="00000000" w:rsidRPr="00000000" w14:paraId="00000045">
      <w:pPr>
        <w:jc w:val="both"/>
        <w:rPr>
          <w:color w:val="000000"/>
          <w:sz w:val="20"/>
          <w:szCs w:val="20"/>
        </w:rPr>
      </w:pPr>
      <w:r w:rsidDel="00000000" w:rsidR="00000000" w:rsidRPr="00000000">
        <w:rPr>
          <w:rtl w:val="0"/>
        </w:rPr>
      </w:r>
    </w:p>
    <w:p w:rsidR="00000000" w:rsidDel="00000000" w:rsidP="00000000" w:rsidRDefault="00000000" w:rsidRPr="00000000" w14:paraId="00000046">
      <w:pPr>
        <w:jc w:val="both"/>
        <w:rPr>
          <w:color w:val="000000"/>
          <w:sz w:val="20"/>
          <w:szCs w:val="20"/>
        </w:rPr>
      </w:pPr>
      <w:r w:rsidDel="00000000" w:rsidR="00000000" w:rsidRPr="00000000">
        <w:rPr>
          <w:rtl w:val="0"/>
        </w:rPr>
      </w:r>
    </w:p>
    <w:p w:rsidR="00000000" w:rsidDel="00000000" w:rsidP="00000000" w:rsidRDefault="00000000" w:rsidRPr="00000000" w14:paraId="00000047">
      <w:pPr>
        <w:jc w:val="both"/>
        <w:rPr>
          <w:color w:val="000000"/>
          <w:sz w:val="20"/>
          <w:szCs w:val="20"/>
        </w:rPr>
      </w:pPr>
      <w:r w:rsidDel="00000000" w:rsidR="00000000" w:rsidRPr="00000000">
        <w:rPr>
          <w:rtl w:val="0"/>
        </w:rPr>
      </w:r>
    </w:p>
    <w:p w:rsidR="00000000" w:rsidDel="00000000" w:rsidP="00000000" w:rsidRDefault="00000000" w:rsidRPr="00000000" w14:paraId="00000048">
      <w:pPr>
        <w:jc w:val="both"/>
        <w:rPr>
          <w:color w:val="000000"/>
          <w:sz w:val="20"/>
          <w:szCs w:val="20"/>
        </w:rPr>
      </w:pPr>
      <w:r w:rsidDel="00000000" w:rsidR="00000000" w:rsidRPr="00000000">
        <w:rPr>
          <w:rtl w:val="0"/>
        </w:rPr>
      </w:r>
    </w:p>
    <w:p w:rsidR="00000000" w:rsidDel="00000000" w:rsidP="00000000" w:rsidRDefault="00000000" w:rsidRPr="00000000" w14:paraId="00000049">
      <w:pPr>
        <w:jc w:val="both"/>
        <w:rPr>
          <w:color w:val="000000"/>
          <w:sz w:val="20"/>
          <w:szCs w:val="20"/>
        </w:rPr>
      </w:pPr>
      <w:r w:rsidDel="00000000" w:rsidR="00000000" w:rsidRPr="00000000">
        <w:rPr>
          <w:rtl w:val="0"/>
        </w:rPr>
      </w:r>
    </w:p>
    <w:p w:rsidR="00000000" w:rsidDel="00000000" w:rsidP="00000000" w:rsidRDefault="00000000" w:rsidRPr="00000000" w14:paraId="0000004A">
      <w:pPr>
        <w:jc w:val="both"/>
        <w:rPr>
          <w:color w:val="000000"/>
          <w:sz w:val="20"/>
          <w:szCs w:val="20"/>
        </w:rPr>
      </w:pPr>
      <w:r w:rsidDel="00000000" w:rsidR="00000000" w:rsidRPr="00000000">
        <w:rPr>
          <w:rtl w:val="0"/>
        </w:rPr>
      </w:r>
    </w:p>
    <w:p w:rsidR="00000000" w:rsidDel="00000000" w:rsidP="00000000" w:rsidRDefault="00000000" w:rsidRPr="00000000" w14:paraId="0000004B">
      <w:pPr>
        <w:jc w:val="both"/>
        <w:rPr>
          <w:color w:val="000000"/>
          <w:sz w:val="20"/>
          <w:szCs w:val="20"/>
        </w:rPr>
      </w:pPr>
      <w:r w:rsidDel="00000000" w:rsidR="00000000" w:rsidRPr="00000000">
        <w:rPr>
          <w:rtl w:val="0"/>
        </w:rPr>
      </w:r>
    </w:p>
    <w:p w:rsidR="00000000" w:rsidDel="00000000" w:rsidP="00000000" w:rsidRDefault="00000000" w:rsidRPr="00000000" w14:paraId="0000004C">
      <w:pPr>
        <w:jc w:val="both"/>
        <w:rPr>
          <w:color w:val="000000"/>
          <w:sz w:val="20"/>
          <w:szCs w:val="20"/>
        </w:rPr>
      </w:pPr>
      <w:r w:rsidDel="00000000" w:rsidR="00000000" w:rsidRPr="00000000">
        <w:rPr>
          <w:rtl w:val="0"/>
        </w:rPr>
      </w:r>
    </w:p>
    <w:p w:rsidR="00000000" w:rsidDel="00000000" w:rsidP="00000000" w:rsidRDefault="00000000" w:rsidRPr="00000000" w14:paraId="0000004D">
      <w:pPr>
        <w:jc w:val="both"/>
        <w:rPr>
          <w:color w:val="000000"/>
          <w:sz w:val="20"/>
          <w:szCs w:val="20"/>
        </w:rPr>
      </w:pPr>
      <w:r w:rsidDel="00000000" w:rsidR="00000000" w:rsidRPr="00000000">
        <w:rPr>
          <w:rtl w:val="0"/>
        </w:rPr>
      </w:r>
    </w:p>
    <w:p w:rsidR="00000000" w:rsidDel="00000000" w:rsidP="00000000" w:rsidRDefault="00000000" w:rsidRPr="00000000" w14:paraId="0000004E">
      <w:pPr>
        <w:jc w:val="both"/>
        <w:rPr>
          <w:color w:val="000000"/>
          <w:sz w:val="20"/>
          <w:szCs w:val="20"/>
        </w:rPr>
      </w:pPr>
      <w:sdt>
        <w:sdtPr>
          <w:tag w:val="goog_rdk_2"/>
        </w:sdtPr>
        <w:sdtContent>
          <w:commentRangeStart w:id="2"/>
        </w:sdtContent>
      </w:sdt>
      <w:r w:rsidDel="00000000" w:rsidR="00000000" w:rsidRPr="00000000">
        <w:rPr>
          <w:rtl w:val="0"/>
        </w:rPr>
      </w:r>
    </w:p>
    <w:p w:rsidR="00000000" w:rsidDel="00000000" w:rsidP="00000000" w:rsidRDefault="00000000" w:rsidRPr="00000000" w14:paraId="0000004F">
      <w:pPr>
        <w:rPr>
          <w:color w:val="000000"/>
          <w:sz w:val="20"/>
          <w:szCs w:val="20"/>
        </w:rPr>
      </w:pP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50">
      <w:pPr>
        <w:rPr>
          <w:color w:val="000000"/>
          <w:sz w:val="16"/>
          <w:szCs w:val="16"/>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ffffff" w:val="clear"/>
        <w:jc w:val="both"/>
        <w:rPr>
          <w:color w:val="000000"/>
          <w:sz w:val="20"/>
          <w:szCs w:val="20"/>
        </w:rPr>
      </w:pPr>
      <w:r w:rsidDel="00000000" w:rsidR="00000000" w:rsidRPr="00000000">
        <w:rPr>
          <w:color w:val="000000"/>
          <w:sz w:val="20"/>
          <w:szCs w:val="20"/>
          <w:rtl w:val="0"/>
        </w:rPr>
        <w:t xml:space="preserve">Para profundizar en el tema de fidelización de clientes revise con atención el siguiente recurso educativo: </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053">
      <w:pPr>
        <w:jc w:val="both"/>
        <w:rPr>
          <w:sz w:val="20"/>
          <w:szCs w:val="2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647700</wp:posOffset>
                </wp:positionH>
                <wp:positionV relativeFrom="paragraph">
                  <wp:posOffset>0</wp:posOffset>
                </wp:positionV>
                <wp:extent cx="5107305" cy="638175"/>
                <wp:effectExtent b="0" l="0" r="0" t="0"/>
                <wp:wrapNone/>
                <wp:docPr id="598" name=""/>
                <a:graphic>
                  <a:graphicData uri="http://schemas.microsoft.com/office/word/2010/wordprocessingShape">
                    <wps:wsp>
                      <wps:cNvSpPr/>
                      <wps:cNvPr id="22" name="Shape 22"/>
                      <wps:spPr>
                        <a:xfrm>
                          <a:off x="2824098" y="3492663"/>
                          <a:ext cx="5043805" cy="57467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Infografía interactiva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DI_CF08_1. Fidelización de clientes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647700</wp:posOffset>
                </wp:positionH>
                <wp:positionV relativeFrom="paragraph">
                  <wp:posOffset>0</wp:posOffset>
                </wp:positionV>
                <wp:extent cx="5107305" cy="638175"/>
                <wp:effectExtent b="0" l="0" r="0" t="0"/>
                <wp:wrapNone/>
                <wp:docPr id="598" name="image30.png"/>
                <a:graphic>
                  <a:graphicData uri="http://schemas.openxmlformats.org/drawingml/2006/picture">
                    <pic:pic>
                      <pic:nvPicPr>
                        <pic:cNvPr id="0" name="image30.png"/>
                        <pic:cNvPicPr preferRelativeResize="0"/>
                      </pic:nvPicPr>
                      <pic:blipFill>
                        <a:blip r:embed="rId14"/>
                        <a:srcRect/>
                        <a:stretch>
                          <a:fillRect/>
                        </a:stretch>
                      </pic:blipFill>
                      <pic:spPr>
                        <a:xfrm>
                          <a:off x="0" y="0"/>
                          <a:ext cx="5107305" cy="638175"/>
                        </a:xfrm>
                        <a:prstGeom prst="rect"/>
                        <a:ln/>
                      </pic:spPr>
                    </pic:pic>
                  </a:graphicData>
                </a:graphic>
              </wp:anchor>
            </w:drawing>
          </mc:Fallback>
        </mc:AlternateContent>
      </w:r>
    </w:p>
    <w:p w:rsidR="00000000" w:rsidDel="00000000" w:rsidP="00000000" w:rsidRDefault="00000000" w:rsidRPr="00000000" w14:paraId="00000055">
      <w:pPr>
        <w:jc w:val="both"/>
        <w:rPr>
          <w:sz w:val="20"/>
          <w:szCs w:val="20"/>
        </w:rPr>
      </w:pPr>
      <w:r w:rsidDel="00000000" w:rsidR="00000000" w:rsidRPr="00000000">
        <w:rPr>
          <w:rtl w:val="0"/>
        </w:rPr>
      </w:r>
    </w:p>
    <w:p w:rsidR="00000000" w:rsidDel="00000000" w:rsidP="00000000" w:rsidRDefault="00000000" w:rsidRPr="00000000" w14:paraId="00000056">
      <w:pPr>
        <w:jc w:val="both"/>
        <w:rPr>
          <w:sz w:val="20"/>
          <w:szCs w:val="2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ffffff" w:val="clear"/>
        <w:jc w:val="both"/>
        <w:rPr>
          <w:color w:val="000000"/>
          <w:sz w:val="20"/>
          <w:szCs w:val="20"/>
        </w:rPr>
      </w:pPr>
      <w:sdt>
        <w:sdtPr>
          <w:tag w:val="goog_rdk_3"/>
        </w:sdtPr>
        <w:sdtContent>
          <w:commentRangeStart w:id="3"/>
        </w:sdtContent>
      </w:sdt>
      <w:r w:rsidDel="00000000" w:rsidR="00000000" w:rsidRPr="00000000">
        <w:rPr>
          <w:rtl w:val="0"/>
        </w:rPr>
      </w:r>
    </w:p>
    <w:p w:rsidR="00000000" w:rsidDel="00000000" w:rsidP="00000000" w:rsidRDefault="00000000" w:rsidRPr="00000000" w14:paraId="00000058">
      <w:pPr>
        <w:jc w:val="both"/>
        <w:rPr>
          <w:sz w:val="20"/>
          <w:szCs w:val="20"/>
        </w:rPr>
      </w:pP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1.1 Definición y etapas</w:t>
      </w:r>
    </w:p>
    <w:p w:rsidR="00000000" w:rsidDel="00000000" w:rsidP="00000000" w:rsidRDefault="00000000" w:rsidRPr="00000000" w14:paraId="0000005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5B">
      <w:pPr>
        <w:jc w:val="both"/>
        <w:rPr>
          <w:sz w:val="20"/>
          <w:szCs w:val="20"/>
        </w:rPr>
      </w:pPr>
      <w:r w:rsidDel="00000000" w:rsidR="00000000" w:rsidRPr="00000000">
        <w:rPr>
          <w:sz w:val="20"/>
          <w:szCs w:val="20"/>
          <w:rtl w:val="0"/>
        </w:rPr>
        <w:t xml:space="preserve">La fidelización de clientes es un concepto de </w:t>
      </w:r>
      <w:r w:rsidDel="00000000" w:rsidR="00000000" w:rsidRPr="00000000">
        <w:rPr>
          <w:i w:val="1"/>
          <w:sz w:val="20"/>
          <w:szCs w:val="20"/>
          <w:rtl w:val="0"/>
        </w:rPr>
        <w:t xml:space="preserve">marketing </w:t>
      </w:r>
      <w:r w:rsidDel="00000000" w:rsidR="00000000" w:rsidRPr="00000000">
        <w:rPr>
          <w:sz w:val="20"/>
          <w:szCs w:val="20"/>
          <w:rtl w:val="0"/>
        </w:rPr>
        <w:t xml:space="preserve">cuyo objetivo es conseguir, mediante diversas estrategias y técnicas de venta, que el consumidor, que ya haya adquirido diversos productos o servicios, siga comprando y se convierta en un cliente habitual.</w:t>
      </w:r>
    </w:p>
    <w:p w:rsidR="00000000" w:rsidDel="00000000" w:rsidP="00000000" w:rsidRDefault="00000000" w:rsidRPr="00000000" w14:paraId="0000005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Etapas de fidelización de clientes</w:t>
      </w:r>
    </w:p>
    <w:p w:rsidR="00000000" w:rsidDel="00000000" w:rsidP="00000000" w:rsidRDefault="00000000" w:rsidRPr="00000000" w14:paraId="0000006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color w:val="000000"/>
          <w:sz w:val="20"/>
          <w:szCs w:val="20"/>
          <w:rtl w:val="0"/>
        </w:rPr>
        <w:t xml:space="preserve">La lealtad del cliente asume un impacto directo no solo en el desempeño del negocio, sino también en la imagen de marca. El impacto de los clientes satisfechos puede ser más importante que cualquier estrategia de </w:t>
      </w:r>
      <w:r w:rsidDel="00000000" w:rsidR="00000000" w:rsidRPr="00000000">
        <w:rPr>
          <w:i w:val="1"/>
          <w:color w:val="000000"/>
          <w:sz w:val="20"/>
          <w:szCs w:val="20"/>
          <w:rtl w:val="0"/>
        </w:rPr>
        <w:t xml:space="preserve">marketing.</w:t>
      </w:r>
    </w:p>
    <w:p w:rsidR="00000000" w:rsidDel="00000000" w:rsidP="00000000" w:rsidRDefault="00000000" w:rsidRPr="00000000" w14:paraId="0000006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Dentro de los tipos de posibles clientes se tienen: </w:t>
      </w:r>
    </w:p>
    <w:p w:rsidR="00000000" w:rsidDel="00000000" w:rsidP="00000000" w:rsidRDefault="00000000" w:rsidRPr="00000000" w14:paraId="0000006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1. El que no compra (indistintamente si le gustó o no el producto)</w:t>
      </w:r>
      <w:sdt>
        <w:sdtPr>
          <w:tag w:val="goog_rdk_4"/>
        </w:sdtPr>
        <w:sdtContent>
          <w:del w:author="SANDRA PATRICIA HOYOS SEPULVEDA" w:id="0" w:date="2022-05-20T03:14:05Z">
            <w:r w:rsidDel="00000000" w:rsidR="00000000" w:rsidRPr="00000000">
              <w:rPr>
                <w:color w:val="000000"/>
                <w:sz w:val="20"/>
                <w:szCs w:val="20"/>
                <w:rtl w:val="0"/>
              </w:rPr>
              <w:delText xml:space="preserve">, </w:delText>
            </w:r>
          </w:del>
        </w:sdtContent>
      </w:sdt>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2. El que compra y no vuelve.</w:t>
      </w:r>
    </w:p>
    <w:p w:rsidR="00000000" w:rsidDel="00000000" w:rsidP="00000000" w:rsidRDefault="00000000" w:rsidRPr="00000000" w14:paraId="0000006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3. El cliente que vuelve y compra constantemente. </w:t>
      </w:r>
    </w:p>
    <w:p w:rsidR="00000000" w:rsidDel="00000000" w:rsidP="00000000" w:rsidRDefault="00000000" w:rsidRPr="00000000" w14:paraId="0000006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jc w:val="both"/>
        <w:rPr>
          <w:color w:val="000000"/>
          <w:sz w:val="16"/>
          <w:szCs w:val="16"/>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mediciones que se realizan a las ventas de cualquier empresa, permiten saber qué tan satisfechos están los clientes, sobre todo para el cliente que compra, regresa y compra constantemente, desde esta perspectiva es fundamental conocer las 5 etapas del proceso de fidelización de clientes que se exponen en el siguiente recurso educativo: </w:t>
      </w:r>
    </w:p>
    <w:p w:rsidR="00000000" w:rsidDel="00000000" w:rsidP="00000000" w:rsidRDefault="00000000" w:rsidRPr="00000000" w14:paraId="0000006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E">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685800</wp:posOffset>
                </wp:positionH>
                <wp:positionV relativeFrom="paragraph">
                  <wp:posOffset>0</wp:posOffset>
                </wp:positionV>
                <wp:extent cx="5107305" cy="638175"/>
                <wp:effectExtent b="0" l="0" r="0" t="0"/>
                <wp:wrapNone/>
                <wp:docPr id="596" name=""/>
                <a:graphic>
                  <a:graphicData uri="http://schemas.microsoft.com/office/word/2010/wordprocessingShape">
                    <wps:wsp>
                      <wps:cNvSpPr/>
                      <wps:cNvPr id="20" name="Shape 20"/>
                      <wps:spPr>
                        <a:xfrm>
                          <a:off x="2811398" y="3479963"/>
                          <a:ext cx="5069205" cy="60007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Pestañas B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DI_CF08_1.1 Etapas de fidelización de clientes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685800</wp:posOffset>
                </wp:positionH>
                <wp:positionV relativeFrom="paragraph">
                  <wp:posOffset>0</wp:posOffset>
                </wp:positionV>
                <wp:extent cx="5107305" cy="638175"/>
                <wp:effectExtent b="0" l="0" r="0" t="0"/>
                <wp:wrapNone/>
                <wp:docPr id="596" name="image28.png"/>
                <a:graphic>
                  <a:graphicData uri="http://schemas.openxmlformats.org/drawingml/2006/picture">
                    <pic:pic>
                      <pic:nvPicPr>
                        <pic:cNvPr id="0" name="image28.png"/>
                        <pic:cNvPicPr preferRelativeResize="0"/>
                      </pic:nvPicPr>
                      <pic:blipFill>
                        <a:blip r:embed="rId15"/>
                        <a:srcRect/>
                        <a:stretch>
                          <a:fillRect/>
                        </a:stretch>
                      </pic:blipFill>
                      <pic:spPr>
                        <a:xfrm>
                          <a:off x="0" y="0"/>
                          <a:ext cx="5107305" cy="638175"/>
                        </a:xfrm>
                        <a:prstGeom prst="rect"/>
                        <a:ln/>
                      </pic:spPr>
                    </pic:pic>
                  </a:graphicData>
                </a:graphic>
              </wp:anchor>
            </w:drawing>
          </mc:Fallback>
        </mc:AlternateContent>
      </w:r>
    </w:p>
    <w:p w:rsidR="00000000" w:rsidDel="00000000" w:rsidP="00000000" w:rsidRDefault="00000000" w:rsidRPr="00000000" w14:paraId="0000006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70">
      <w:pPr>
        <w:jc w:val="both"/>
        <w:rPr>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72">
      <w:pPr>
        <w:jc w:val="both"/>
        <w:rPr>
          <w:sz w:val="20"/>
          <w:szCs w:val="20"/>
        </w:rPr>
      </w:pPr>
      <w:r w:rsidDel="00000000" w:rsidR="00000000" w:rsidRPr="00000000">
        <w:rPr>
          <w:sz w:val="20"/>
          <w:szCs w:val="20"/>
          <w:rtl w:val="0"/>
        </w:rPr>
        <w:t xml:space="preserve">                                                                                                                                                                     </w:t>
      </w:r>
      <w:sdt>
        <w:sdtPr>
          <w:tag w:val="goog_rdk_5"/>
        </w:sdtPr>
        <w:sdtContent>
          <w:commentRangeStart w:id="4"/>
        </w:sdtContent>
      </w:sdt>
      <w:r w:rsidDel="00000000" w:rsidR="00000000" w:rsidRPr="00000000">
        <w:rPr>
          <w:sz w:val="20"/>
          <w:szCs w:val="20"/>
          <w:rtl w:val="0"/>
        </w:rPr>
        <w:t xml:space="preserve"> </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73">
      <w:pPr>
        <w:jc w:val="both"/>
        <w:rPr>
          <w:sz w:val="20"/>
          <w:szCs w:val="20"/>
        </w:rPr>
      </w:pPr>
      <w:r w:rsidDel="00000000" w:rsidR="00000000" w:rsidRPr="00000000">
        <w:rPr>
          <w:rtl w:val="0"/>
        </w:rPr>
      </w:r>
    </w:p>
    <w:p w:rsidR="00000000" w:rsidDel="00000000" w:rsidP="00000000" w:rsidRDefault="00000000" w:rsidRPr="00000000" w14:paraId="00000074">
      <w:pPr>
        <w:jc w:val="both"/>
        <w:rPr>
          <w:sz w:val="20"/>
          <w:szCs w:val="20"/>
        </w:rPr>
      </w:pPr>
      <w:r w:rsidDel="00000000" w:rsidR="00000000" w:rsidRPr="00000000">
        <w:rPr>
          <w:sz w:val="20"/>
          <w:szCs w:val="20"/>
          <w:rtl w:val="0"/>
        </w:rPr>
        <w:t xml:space="preserve">De acuerdo con esta información de las etapas de fidelización tenga presente lo siguiente:</w:t>
      </w:r>
    </w:p>
    <w:p w:rsidR="00000000" w:rsidDel="00000000" w:rsidP="00000000" w:rsidRDefault="00000000" w:rsidRPr="00000000" w14:paraId="00000075">
      <w:pPr>
        <w:jc w:val="both"/>
        <w:rPr>
          <w:sz w:val="20"/>
          <w:szCs w:val="20"/>
        </w:rPr>
      </w:pPr>
      <w:r w:rsidDel="00000000" w:rsidR="00000000" w:rsidRPr="00000000">
        <w:rPr>
          <w:rtl w:val="0"/>
        </w:rPr>
      </w:r>
    </w:p>
    <w:p w:rsidR="00000000" w:rsidDel="00000000" w:rsidP="00000000" w:rsidRDefault="00000000" w:rsidRPr="00000000" w14:paraId="00000076">
      <w:pPr>
        <w:jc w:val="both"/>
        <w:rPr>
          <w:sz w:val="20"/>
          <w:szCs w:val="20"/>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3492500</wp:posOffset>
                </wp:positionH>
                <wp:positionV relativeFrom="paragraph">
                  <wp:posOffset>7621</wp:posOffset>
                </wp:positionV>
                <wp:extent cx="3187700" cy="2703195"/>
                <wp:effectExtent b="0" l="0" r="0" t="0"/>
                <wp:wrapSquare wrapText="bothSides" distB="45720" distT="45720" distL="114300" distR="114300"/>
                <wp:docPr id="588" name=""/>
                <a:graphic>
                  <a:graphicData uri="http://schemas.microsoft.com/office/word/2010/wordprocessingShape">
                    <wps:wsp>
                      <wps:cNvSpPr/>
                      <wps:cNvPr id="12" name="Shape 12"/>
                      <wps:spPr>
                        <a:xfrm>
                          <a:off x="3766438" y="2442690"/>
                          <a:ext cx="3159125" cy="2674620"/>
                        </a:xfrm>
                        <a:prstGeom prst="rect">
                          <a:avLst/>
                        </a:prstGeom>
                        <a:solidFill>
                          <a:srgbClr val="FFFFFF"/>
                        </a:solidFill>
                        <a:ln>
                          <a:noFill/>
                        </a:ln>
                      </wps:spPr>
                      <wps:txbx>
                        <w:txbxContent>
                          <w:p w:rsidR="00000000" w:rsidDel="00000000" w:rsidP="00000000" w:rsidRDefault="00000000" w:rsidRPr="00000000">
                            <w:pPr>
                              <w:spacing w:after="0" w:before="0" w:line="275.00000953674316"/>
                              <w:ind w:left="360" w:right="0" w:firstLine="108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3492500</wp:posOffset>
                </wp:positionH>
                <wp:positionV relativeFrom="paragraph">
                  <wp:posOffset>7621</wp:posOffset>
                </wp:positionV>
                <wp:extent cx="3187700" cy="2703195"/>
                <wp:effectExtent b="0" l="0" r="0" t="0"/>
                <wp:wrapSquare wrapText="bothSides" distB="45720" distT="45720" distL="114300" distR="114300"/>
                <wp:docPr id="588" name="image20.png"/>
                <a:graphic>
                  <a:graphicData uri="http://schemas.openxmlformats.org/drawingml/2006/picture">
                    <pic:pic>
                      <pic:nvPicPr>
                        <pic:cNvPr id="0" name="image20.png"/>
                        <pic:cNvPicPr preferRelativeResize="0"/>
                      </pic:nvPicPr>
                      <pic:blipFill>
                        <a:blip r:embed="rId16"/>
                        <a:srcRect/>
                        <a:stretch>
                          <a:fillRect/>
                        </a:stretch>
                      </pic:blipFill>
                      <pic:spPr>
                        <a:xfrm>
                          <a:off x="0" y="0"/>
                          <a:ext cx="3187700" cy="2703195"/>
                        </a:xfrm>
                        <a:prstGeom prst="rect"/>
                        <a:ln/>
                      </pic:spPr>
                    </pic:pic>
                  </a:graphicData>
                </a:graphic>
              </wp:anchor>
            </w:drawing>
          </mc:Fallback>
        </mc:AlternateContent>
      </w:r>
    </w:p>
    <w:p w:rsidR="00000000" w:rsidDel="00000000" w:rsidP="00000000" w:rsidRDefault="00000000" w:rsidRPr="00000000" w14:paraId="00000077">
      <w:pPr>
        <w:jc w:val="both"/>
        <w:rPr>
          <w:sz w:val="20"/>
          <w:szCs w:val="20"/>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1562100</wp:posOffset>
                </wp:positionH>
                <wp:positionV relativeFrom="paragraph">
                  <wp:posOffset>83820</wp:posOffset>
                </wp:positionV>
                <wp:extent cx="3190875" cy="2665432"/>
                <wp:effectExtent b="0" l="0" r="0" t="0"/>
                <wp:wrapSquare wrapText="bothSides" distB="45720" distT="45720" distL="114300" distR="114300"/>
                <wp:docPr id="587" name=""/>
                <a:graphic>
                  <a:graphicData uri="http://schemas.microsoft.com/office/word/2010/wordprocessingShape">
                    <wps:wsp>
                      <wps:cNvSpPr/>
                      <wps:cNvPr id="11" name="Shape 11"/>
                      <wps:spPr>
                        <a:xfrm>
                          <a:off x="3766450" y="3077705"/>
                          <a:ext cx="3159000" cy="1411200"/>
                        </a:xfrm>
                        <a:prstGeom prst="rect">
                          <a:avLst/>
                        </a:prstGeom>
                        <a:solidFill>
                          <a:srgbClr val="FFFFFF"/>
                        </a:solidFill>
                        <a:ln>
                          <a:noFill/>
                        </a:ln>
                      </wps:spPr>
                      <wps:txbx>
                        <w:txbxContent>
                          <w:p w:rsidR="00000000" w:rsidDel="00000000" w:rsidP="00000000" w:rsidRDefault="00000000" w:rsidRPr="00000000">
                            <w:pPr>
                              <w:spacing w:after="0" w:before="0" w:line="240"/>
                              <w:ind w:left="720" w:right="0" w:firstLine="180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Un cliente fiel es un consumidor en potencia para una empresa.</w:t>
                            </w:r>
                          </w:p>
                          <w:p w:rsidR="00000000" w:rsidDel="00000000" w:rsidP="00000000" w:rsidRDefault="00000000" w:rsidRPr="00000000">
                            <w:pPr>
                              <w:spacing w:after="0" w:before="0" w:line="240"/>
                              <w:ind w:left="720" w:right="0" w:firstLine="180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Un cliente satisfecho da a conocer su experiencia por intermedio de redes sociales.</w:t>
                            </w:r>
                          </w:p>
                          <w:p w:rsidR="00000000" w:rsidDel="00000000" w:rsidP="00000000" w:rsidRDefault="00000000" w:rsidRPr="00000000">
                            <w:pPr>
                              <w:spacing w:after="0" w:before="0" w:line="240"/>
                              <w:ind w:left="720" w:right="0" w:firstLine="180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Un cliente fidelizado no le interesa acudir a la competencia, ya que el producto o servicio cumple con todas las expectativas.</w:t>
                            </w:r>
                          </w:p>
                          <w:p w:rsidR="00000000" w:rsidDel="00000000" w:rsidP="00000000" w:rsidRDefault="00000000" w:rsidRPr="00000000">
                            <w:pPr>
                              <w:spacing w:after="0" w:before="0" w:line="240"/>
                              <w:ind w:left="720" w:right="0" w:firstLine="180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Una cliente fiel siempre está a la expectativa de tendencias y productos novedosos, aproveche esto para hacer de las redes sociales un fuerte aliado comercial.</w:t>
                            </w:r>
                          </w:p>
                          <w:p w:rsidR="00000000" w:rsidDel="00000000" w:rsidP="00000000" w:rsidRDefault="00000000" w:rsidRPr="00000000">
                            <w:pPr>
                              <w:spacing w:after="0" w:before="0" w:line="240"/>
                              <w:ind w:left="720" w:right="0" w:firstLine="180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Un cliente fiel se convierte en un promotor de un producto o servicio de acuerdo con su satisfacción</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1562100</wp:posOffset>
                </wp:positionH>
                <wp:positionV relativeFrom="paragraph">
                  <wp:posOffset>83820</wp:posOffset>
                </wp:positionV>
                <wp:extent cx="3190875" cy="2665432"/>
                <wp:effectExtent b="0" l="0" r="0" t="0"/>
                <wp:wrapSquare wrapText="bothSides" distB="45720" distT="45720" distL="114300" distR="114300"/>
                <wp:docPr id="587" name="image19.png"/>
                <a:graphic>
                  <a:graphicData uri="http://schemas.openxmlformats.org/drawingml/2006/picture">
                    <pic:pic>
                      <pic:nvPicPr>
                        <pic:cNvPr id="0" name="image19.png"/>
                        <pic:cNvPicPr preferRelativeResize="0"/>
                      </pic:nvPicPr>
                      <pic:blipFill>
                        <a:blip r:embed="rId17"/>
                        <a:srcRect/>
                        <a:stretch>
                          <a:fillRect/>
                        </a:stretch>
                      </pic:blipFill>
                      <pic:spPr>
                        <a:xfrm>
                          <a:off x="0" y="0"/>
                          <a:ext cx="3190875" cy="2665432"/>
                        </a:xfrm>
                        <a:prstGeom prst="rect"/>
                        <a:ln/>
                      </pic:spPr>
                    </pic:pic>
                  </a:graphicData>
                </a:graphic>
              </wp:anchor>
            </w:drawing>
          </mc:Fallback>
        </mc:AlternateContent>
      </w:r>
    </w:p>
    <w:p w:rsidR="00000000" w:rsidDel="00000000" w:rsidP="00000000" w:rsidRDefault="00000000" w:rsidRPr="00000000" w14:paraId="00000078">
      <w:pPr>
        <w:jc w:val="both"/>
        <w:rPr>
          <w:sz w:val="20"/>
          <w:szCs w:val="20"/>
        </w:rPr>
      </w:pPr>
      <w:r w:rsidDel="00000000" w:rsidR="00000000" w:rsidRPr="00000000">
        <w:rPr>
          <w:rtl w:val="0"/>
        </w:rPr>
      </w:r>
    </w:p>
    <w:p w:rsidR="00000000" w:rsidDel="00000000" w:rsidP="00000000" w:rsidRDefault="00000000" w:rsidRPr="00000000" w14:paraId="00000079">
      <w:pPr>
        <w:jc w:val="both"/>
        <w:rPr>
          <w:sz w:val="20"/>
          <w:szCs w:val="20"/>
        </w:rPr>
      </w:pPr>
      <w:r w:rsidDel="00000000" w:rsidR="00000000" w:rsidRPr="00000000">
        <w:rPr>
          <w:rtl w:val="0"/>
        </w:rPr>
      </w:r>
    </w:p>
    <w:p w:rsidR="00000000" w:rsidDel="00000000" w:rsidP="00000000" w:rsidRDefault="00000000" w:rsidRPr="00000000" w14:paraId="0000007A">
      <w:pPr>
        <w:jc w:val="both"/>
        <w:rPr>
          <w:sz w:val="20"/>
          <w:szCs w:val="20"/>
        </w:rPr>
      </w:pPr>
      <w:r w:rsidDel="00000000" w:rsidR="00000000" w:rsidRPr="00000000">
        <w:rPr>
          <w:rtl w:val="0"/>
        </w:rPr>
      </w:r>
    </w:p>
    <w:p w:rsidR="00000000" w:rsidDel="00000000" w:rsidP="00000000" w:rsidRDefault="00000000" w:rsidRPr="00000000" w14:paraId="0000007B">
      <w:pPr>
        <w:jc w:val="both"/>
        <w:rPr>
          <w:sz w:val="20"/>
          <w:szCs w:val="20"/>
        </w:rPr>
      </w:pPr>
      <w:r w:rsidDel="00000000" w:rsidR="00000000" w:rsidRPr="00000000">
        <w:rPr>
          <w:rtl w:val="0"/>
        </w:rPr>
      </w:r>
    </w:p>
    <w:p w:rsidR="00000000" w:rsidDel="00000000" w:rsidP="00000000" w:rsidRDefault="00000000" w:rsidRPr="00000000" w14:paraId="0000007C">
      <w:pPr>
        <w:jc w:val="both"/>
        <w:rPr>
          <w:sz w:val="20"/>
          <w:szCs w:val="20"/>
        </w:rPr>
      </w:pPr>
      <w:r w:rsidDel="00000000" w:rsidR="00000000" w:rsidRPr="00000000">
        <w:rPr>
          <w:rtl w:val="0"/>
        </w:rPr>
      </w:r>
    </w:p>
    <w:p w:rsidR="00000000" w:rsidDel="00000000" w:rsidP="00000000" w:rsidRDefault="00000000" w:rsidRPr="00000000" w14:paraId="0000007D">
      <w:pPr>
        <w:jc w:val="both"/>
        <w:rPr>
          <w:sz w:val="20"/>
          <w:szCs w:val="20"/>
        </w:rPr>
      </w:pPr>
      <w:r w:rsidDel="00000000" w:rsidR="00000000" w:rsidRPr="00000000">
        <w:rPr>
          <w:rtl w:val="0"/>
        </w:rPr>
      </w:r>
    </w:p>
    <w:p w:rsidR="00000000" w:rsidDel="00000000" w:rsidP="00000000" w:rsidRDefault="00000000" w:rsidRPr="00000000" w14:paraId="0000007E">
      <w:pPr>
        <w:jc w:val="both"/>
        <w:rPr>
          <w:sz w:val="20"/>
          <w:szCs w:val="20"/>
        </w:rPr>
      </w:pPr>
      <w:r w:rsidDel="00000000" w:rsidR="00000000" w:rsidRPr="00000000">
        <w:rPr>
          <w:rtl w:val="0"/>
        </w:rPr>
      </w:r>
    </w:p>
    <w:p w:rsidR="00000000" w:rsidDel="00000000" w:rsidP="00000000" w:rsidRDefault="00000000" w:rsidRPr="00000000" w14:paraId="0000007F">
      <w:pPr>
        <w:rPr>
          <w:sz w:val="20"/>
          <w:szCs w:val="20"/>
        </w:rPr>
      </w:pPr>
      <w:r w:rsidDel="00000000" w:rsidR="00000000" w:rsidRPr="00000000">
        <w:rPr>
          <w:sz w:val="20"/>
          <w:szCs w:val="20"/>
          <w:rtl w:val="0"/>
        </w:rPr>
        <w:t xml:space="preserve">.</w:t>
      </w:r>
    </w:p>
    <w:p w:rsidR="00000000" w:rsidDel="00000000" w:rsidP="00000000" w:rsidRDefault="00000000" w:rsidRPr="00000000" w14:paraId="00000080">
      <w:pPr>
        <w:rPr>
          <w:sz w:val="20"/>
          <w:szCs w:val="20"/>
        </w:rPr>
      </w:pPr>
      <w:r w:rsidDel="00000000" w:rsidR="00000000" w:rsidRPr="00000000">
        <w:rPr>
          <w:rtl w:val="0"/>
        </w:rPr>
      </w:r>
    </w:p>
    <w:p w:rsidR="00000000" w:rsidDel="00000000" w:rsidP="00000000" w:rsidRDefault="00000000" w:rsidRPr="00000000" w14:paraId="00000081">
      <w:pPr>
        <w:rPr>
          <w:sz w:val="20"/>
          <w:szCs w:val="20"/>
        </w:rPr>
      </w:pPr>
      <w:r w:rsidDel="00000000" w:rsidR="00000000" w:rsidRPr="00000000">
        <w:rPr>
          <w:rtl w:val="0"/>
        </w:rPr>
      </w:r>
    </w:p>
    <w:p w:rsidR="00000000" w:rsidDel="00000000" w:rsidP="00000000" w:rsidRDefault="00000000" w:rsidRPr="00000000" w14:paraId="00000082">
      <w:pPr>
        <w:rPr>
          <w:sz w:val="20"/>
          <w:szCs w:val="20"/>
        </w:rPr>
      </w:pPr>
      <w:r w:rsidDel="00000000" w:rsidR="00000000" w:rsidRPr="00000000">
        <w:rPr>
          <w:rtl w:val="0"/>
        </w:rPr>
      </w:r>
    </w:p>
    <w:p w:rsidR="00000000" w:rsidDel="00000000" w:rsidP="00000000" w:rsidRDefault="00000000" w:rsidRPr="00000000" w14:paraId="00000083">
      <w:pPr>
        <w:rPr>
          <w:sz w:val="20"/>
          <w:szCs w:val="20"/>
        </w:rPr>
      </w:pPr>
      <w:r w:rsidDel="00000000" w:rsidR="00000000" w:rsidRPr="00000000">
        <w:rPr>
          <w:rtl w:val="0"/>
        </w:rPr>
      </w:r>
    </w:p>
    <w:p w:rsidR="00000000" w:rsidDel="00000000" w:rsidP="00000000" w:rsidRDefault="00000000" w:rsidRPr="00000000" w14:paraId="00000084">
      <w:pPr>
        <w:rPr>
          <w:sz w:val="20"/>
          <w:szCs w:val="20"/>
        </w:rPr>
      </w:pPr>
      <w:r w:rsidDel="00000000" w:rsidR="00000000" w:rsidRPr="00000000">
        <w:rPr>
          <w:rtl w:val="0"/>
        </w:rPr>
      </w:r>
    </w:p>
    <w:p w:rsidR="00000000" w:rsidDel="00000000" w:rsidP="00000000" w:rsidRDefault="00000000" w:rsidRPr="00000000" w14:paraId="00000085">
      <w:pPr>
        <w:rPr>
          <w:sz w:val="20"/>
          <w:szCs w:val="20"/>
        </w:rPr>
      </w:pPr>
      <w:r w:rsidDel="00000000" w:rsidR="00000000" w:rsidRPr="00000000">
        <w:rPr>
          <w:sz w:val="20"/>
          <w:szCs w:val="20"/>
          <w:rtl w:val="0"/>
        </w:rPr>
        <w:t xml:space="preserve">                                                                                                                       </w:t>
      </w:r>
      <w:sdt>
        <w:sdtPr>
          <w:tag w:val="goog_rdk_6"/>
        </w:sdtPr>
        <w:sdtContent>
          <w:commentRangeStart w:id="5"/>
        </w:sdtContent>
      </w:sdt>
      <w:r w:rsidDel="00000000" w:rsidR="00000000" w:rsidRPr="00000000">
        <w:rPr>
          <w:sz w:val="20"/>
          <w:szCs w:val="20"/>
          <w:rtl w:val="0"/>
        </w:rPr>
        <w:t xml:space="preserve"> </w:t>
      </w:r>
      <w:commentRangeEnd w:id="5"/>
      <w:r w:rsidDel="00000000" w:rsidR="00000000" w:rsidRPr="00000000">
        <w:commentReference w:id="5"/>
      </w:r>
      <w:r w:rsidDel="00000000" w:rsidR="00000000" w:rsidRPr="00000000">
        <w:rPr>
          <w:sz w:val="20"/>
          <w:szCs w:val="20"/>
          <w:rtl w:val="0"/>
        </w:rPr>
        <w:t xml:space="preserve">                                                                                                   </w:t>
      </w:r>
    </w:p>
    <w:p w:rsidR="00000000" w:rsidDel="00000000" w:rsidP="00000000" w:rsidRDefault="00000000" w:rsidRPr="00000000" w14:paraId="00000086">
      <w:pPr>
        <w:numPr>
          <w:ilvl w:val="1"/>
          <w:numId w:val="3"/>
        </w:numPr>
        <w:pBdr>
          <w:top w:space="0" w:sz="0" w:val="nil"/>
          <w:left w:space="0" w:sz="0" w:val="nil"/>
          <w:bottom w:space="0" w:sz="0" w:val="nil"/>
          <w:right w:space="0" w:sz="0" w:val="nil"/>
          <w:between w:space="0" w:sz="0" w:val="nil"/>
        </w:pBdr>
        <w:spacing w:after="160" w:line="259" w:lineRule="auto"/>
        <w:ind w:left="360" w:hanging="360"/>
        <w:jc w:val="both"/>
        <w:rPr>
          <w:b w:val="1"/>
          <w:color w:val="000000"/>
          <w:sz w:val="20"/>
          <w:szCs w:val="20"/>
        </w:rPr>
      </w:pPr>
      <w:r w:rsidDel="00000000" w:rsidR="00000000" w:rsidRPr="00000000">
        <w:rPr>
          <w:b w:val="1"/>
          <w:color w:val="000000"/>
          <w:sz w:val="20"/>
          <w:szCs w:val="20"/>
          <w:rtl w:val="0"/>
        </w:rPr>
        <w:t xml:space="preserve">Retroalimentación e importancia</w:t>
      </w:r>
    </w:p>
    <w:p w:rsidR="00000000" w:rsidDel="00000000" w:rsidP="00000000" w:rsidRDefault="00000000" w:rsidRPr="00000000" w14:paraId="00000087">
      <w:pPr>
        <w:jc w:val="both"/>
        <w:rPr>
          <w:sz w:val="20"/>
          <w:szCs w:val="20"/>
        </w:rPr>
      </w:pPr>
      <w:r w:rsidDel="00000000" w:rsidR="00000000" w:rsidRPr="00000000">
        <w:rPr>
          <w:sz w:val="20"/>
          <w:szCs w:val="20"/>
          <w:rtl w:val="0"/>
        </w:rPr>
        <w:t xml:space="preserve">Tener una medición de las compras constantes de clientes, le permitirá a la empresa tener un conocimiento amplio de las fortalezas y debilidades de los productos y mediante estos datos diseñar estrategias de mercadeo bien dirigidas y definidas, que le generen aumento en ventas, estabilidad laboral a los empleados y una consolidación de una marca empresarial relevante.</w:t>
      </w:r>
    </w:p>
    <w:p w:rsidR="00000000" w:rsidDel="00000000" w:rsidP="00000000" w:rsidRDefault="00000000" w:rsidRPr="00000000" w14:paraId="00000088">
      <w:pPr>
        <w:jc w:val="both"/>
        <w:rPr>
          <w:sz w:val="20"/>
          <w:szCs w:val="20"/>
        </w:rPr>
      </w:pPr>
      <w:r w:rsidDel="00000000" w:rsidR="00000000" w:rsidRPr="00000000">
        <w:rPr>
          <w:rtl w:val="0"/>
        </w:rPr>
      </w:r>
    </w:p>
    <w:p w:rsidR="00000000" w:rsidDel="00000000" w:rsidP="00000000" w:rsidRDefault="00000000" w:rsidRPr="00000000" w14:paraId="00000089">
      <w:pPr>
        <w:jc w:val="both"/>
        <w:rPr>
          <w:sz w:val="20"/>
          <w:szCs w:val="20"/>
        </w:rPr>
      </w:pPr>
      <w:r w:rsidDel="00000000" w:rsidR="00000000" w:rsidRPr="00000000">
        <w:rPr>
          <w:rtl w:val="0"/>
        </w:rPr>
      </w:r>
    </w:p>
    <w:p w:rsidR="00000000" w:rsidDel="00000000" w:rsidP="00000000" w:rsidRDefault="00000000" w:rsidRPr="00000000" w14:paraId="0000008A">
      <w:pPr>
        <w:jc w:val="both"/>
        <w:rPr>
          <w:sz w:val="20"/>
          <w:szCs w:val="20"/>
        </w:rPr>
      </w:pPr>
      <w:r w:rsidDel="00000000" w:rsidR="00000000" w:rsidRPr="00000000">
        <w:rPr>
          <w:rtl w:val="0"/>
        </w:rPr>
      </w:r>
    </w:p>
    <w:p w:rsidR="00000000" w:rsidDel="00000000" w:rsidP="00000000" w:rsidRDefault="00000000" w:rsidRPr="00000000" w14:paraId="0000008B">
      <w:pPr>
        <w:jc w:val="both"/>
        <w:rPr>
          <w:sz w:val="20"/>
          <w:szCs w:val="20"/>
        </w:rPr>
      </w:pPr>
      <w:r w:rsidDel="00000000" w:rsidR="00000000" w:rsidRPr="00000000">
        <w:rPr>
          <w:rtl w:val="0"/>
        </w:rPr>
      </w:r>
    </w:p>
    <w:p w:rsidR="00000000" w:rsidDel="00000000" w:rsidP="00000000" w:rsidRDefault="00000000" w:rsidRPr="00000000" w14:paraId="0000008C">
      <w:pPr>
        <w:jc w:val="both"/>
        <w:rPr>
          <w:sz w:val="20"/>
          <w:szCs w:val="20"/>
        </w:rPr>
      </w:pPr>
      <w:r w:rsidDel="00000000" w:rsidR="00000000" w:rsidRPr="00000000">
        <w:rPr>
          <w:rtl w:val="0"/>
        </w:rPr>
      </w:r>
    </w:p>
    <w:p w:rsidR="00000000" w:rsidDel="00000000" w:rsidP="00000000" w:rsidRDefault="00000000" w:rsidRPr="00000000" w14:paraId="0000008D">
      <w:pPr>
        <w:jc w:val="both"/>
        <w:rPr>
          <w:sz w:val="20"/>
          <w:szCs w:val="20"/>
        </w:rPr>
      </w:pPr>
      <w:r w:rsidDel="00000000" w:rsidR="00000000" w:rsidRPr="00000000">
        <w:rPr>
          <w:rtl w:val="0"/>
        </w:rPr>
      </w:r>
    </w:p>
    <w:p w:rsidR="00000000" w:rsidDel="00000000" w:rsidP="00000000" w:rsidRDefault="00000000" w:rsidRPr="00000000" w14:paraId="0000008E">
      <w:pPr>
        <w:jc w:val="both"/>
        <w:rPr>
          <w:sz w:val="20"/>
          <w:szCs w:val="20"/>
        </w:rPr>
      </w:pPr>
      <w:r w:rsidDel="00000000" w:rsidR="00000000" w:rsidRPr="00000000">
        <w:rPr>
          <w:rtl w:val="0"/>
        </w:rPr>
      </w:r>
    </w:p>
    <w:p w:rsidR="00000000" w:rsidDel="00000000" w:rsidP="00000000" w:rsidRDefault="00000000" w:rsidRPr="00000000" w14:paraId="0000008F">
      <w:pPr>
        <w:jc w:val="both"/>
        <w:rPr>
          <w:sz w:val="20"/>
          <w:szCs w:val="20"/>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279400</wp:posOffset>
                </wp:positionH>
                <wp:positionV relativeFrom="paragraph">
                  <wp:posOffset>7621</wp:posOffset>
                </wp:positionV>
                <wp:extent cx="2851785" cy="1842135"/>
                <wp:effectExtent b="0" l="0" r="0" t="0"/>
                <wp:wrapSquare wrapText="bothSides" distB="45720" distT="45720" distL="114300" distR="114300"/>
                <wp:docPr id="590" name=""/>
                <a:graphic>
                  <a:graphicData uri="http://schemas.microsoft.com/office/word/2010/wordprocessingShape">
                    <wps:wsp>
                      <wps:cNvSpPr/>
                      <wps:cNvPr id="14" name="Shape 14"/>
                      <wps:spPr>
                        <a:xfrm>
                          <a:off x="3934395" y="2873220"/>
                          <a:ext cx="2823210" cy="1813560"/>
                        </a:xfrm>
                        <a:prstGeom prst="rect">
                          <a:avLst/>
                        </a:prstGeom>
                        <a:solidFill>
                          <a:srgbClr val="FFFFFF"/>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La importancia de la retroalimentación mediante la medición de ventas y estadísticas, permite tener un programa de fidelización de clientes óptimo, pues esta facilita a una empresa tener una proyección de ventas acertada, un presupuesto de compras apropiado, estrategias de </w:t>
                            </w:r>
                            <w:r w:rsidDel="00000000" w:rsidR="00000000" w:rsidRPr="00000000">
                              <w:rPr>
                                <w:rFonts w:ascii="Arial" w:cs="Arial" w:eastAsia="Arial" w:hAnsi="Arial"/>
                                <w:b w:val="0"/>
                                <w:i w:val="1"/>
                                <w:smallCaps w:val="0"/>
                                <w:strike w:val="0"/>
                                <w:color w:val="000000"/>
                                <w:sz w:val="20"/>
                                <w:vertAlign w:val="baseline"/>
                              </w:rPr>
                              <w:t xml:space="preserve">marketing</w:t>
                            </w:r>
                            <w:r w:rsidDel="00000000" w:rsidR="00000000" w:rsidRPr="00000000">
                              <w:rPr>
                                <w:rFonts w:ascii="Arial" w:cs="Arial" w:eastAsia="Arial" w:hAnsi="Arial"/>
                                <w:b w:val="0"/>
                                <w:i w:val="0"/>
                                <w:smallCaps w:val="0"/>
                                <w:strike w:val="0"/>
                                <w:color w:val="000000"/>
                                <w:sz w:val="20"/>
                                <w:vertAlign w:val="baseline"/>
                              </w:rPr>
                              <w:t xml:space="preserve"> empresarial convenientes, elementos que resultan fundamentales para atraer nuevos clientes.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279400</wp:posOffset>
                </wp:positionH>
                <wp:positionV relativeFrom="paragraph">
                  <wp:posOffset>7621</wp:posOffset>
                </wp:positionV>
                <wp:extent cx="2851785" cy="1842135"/>
                <wp:effectExtent b="0" l="0" r="0" t="0"/>
                <wp:wrapSquare wrapText="bothSides" distB="45720" distT="45720" distL="114300" distR="114300"/>
                <wp:docPr id="590" name="image22.png"/>
                <a:graphic>
                  <a:graphicData uri="http://schemas.openxmlformats.org/drawingml/2006/picture">
                    <pic:pic>
                      <pic:nvPicPr>
                        <pic:cNvPr id="0" name="image22.png"/>
                        <pic:cNvPicPr preferRelativeResize="0"/>
                      </pic:nvPicPr>
                      <pic:blipFill>
                        <a:blip r:embed="rId18"/>
                        <a:srcRect/>
                        <a:stretch>
                          <a:fillRect/>
                        </a:stretch>
                      </pic:blipFill>
                      <pic:spPr>
                        <a:xfrm>
                          <a:off x="0" y="0"/>
                          <a:ext cx="2851785" cy="1842135"/>
                        </a:xfrm>
                        <a:prstGeom prst="rect"/>
                        <a:ln/>
                      </pic:spPr>
                    </pic:pic>
                  </a:graphicData>
                </a:graphic>
              </wp:anchor>
            </w:drawing>
          </mc:Fallback>
        </mc:AlternateContent>
      </w:r>
      <w:r w:rsidDel="00000000" w:rsidR="00000000" w:rsidRPr="00000000">
        <mc:AlternateContent>
          <mc:Choice Requires="wps">
            <w:drawing>
              <wp:anchor allowOverlap="1" behindDoc="0" distB="45720" distT="45720" distL="114300" distR="114300" hidden="0" layoutInCell="1" locked="0" relativeHeight="0" simplePos="0">
                <wp:simplePos x="0" y="0"/>
                <wp:positionH relativeFrom="column">
                  <wp:posOffset>3002915</wp:posOffset>
                </wp:positionH>
                <wp:positionV relativeFrom="paragraph">
                  <wp:posOffset>9528</wp:posOffset>
                </wp:positionV>
                <wp:extent cx="2360930" cy="1798955"/>
                <wp:wrapSquare wrapText="bothSides" distB="45720" distT="45720" distL="114300" distR="114300"/>
                <wp:docPr id="577" name=""/>
                <a:graphic>
                  <a:graphicData uri="http://schemas.microsoft.com/office/word/2010/wordprocessingShape">
                    <wps:wsp>
                      <wps:cNvSpPr txBox="1">
                        <a:spLocks noChangeArrowheads="1"/>
                      </wps:cNvSpPr>
                      <wps:spPr bwMode="auto">
                        <a:xfrm>
                          <a:off x="0" y="0"/>
                          <a:ext cx="2360930" cy="1798955"/>
                        </a:xfrm>
                        <a:prstGeom prst="rect">
                          <a:avLst/>
                        </a:prstGeom>
                        <a:solidFill>
                          <a:srgbClr val="FFFFFF"/>
                        </a:solidFill>
                        <a:ln w="9525">
                          <a:noFill/>
                          <a:miter lim="800000"/>
                          <a:headEnd/>
                          <a:tailEnd/>
                        </a:ln>
                      </wps:spPr>
                      <wps:txbx>
                        <w:txbxContent>
                          <w:p w:rsidR="0085565F" w:rsidDel="00000000" w:rsidP="005E794E" w:rsidRDefault="004F2DE6" w:rsidRPr="00000000" w14:paraId="59FCBF09" w14:textId="0B7BF98B">
                            <w:r w:rsidDel="00000000" w:rsidR="00000000" w:rsidRPr="009F6BF4">
                              <w:rPr>
                                <w:noProof w:val="1"/>
                                <w:lang w:val="es-CO"/>
                              </w:rPr>
                              <w:drawing>
                                <wp:inline distB="0" distT="0" distL="0" distR="0">
                                  <wp:extent cx="2272614" cy="1514247"/>
                                  <wp:effectExtent b="0" l="0" r="0" t="0"/>
                                  <wp:docPr id="26" name="Imagen 26"/>
                                  <wp:cNvGraphicFramePr>
                                    <a:graphicFrameLocks noChangeAspect="1"/>
                                  </wp:cNvGraphicFramePr>
                                  <a:graphic>
                                    <a:graphicData uri="http://schemas.openxmlformats.org/drawingml/2006/picture">
                                      <pic:pic>
                                        <pic:nvPicPr>
                                          <pic:cNvPr id="1" name=""/>
                                          <pic:cNvPicPr/>
                                        </pic:nvPicPr>
                                        <pic:blipFill>
                                          <a:blip r:embed="rId2"/>
                                          <a:stretch>
                                            <a:fillRect/>
                                          </a:stretch>
                                        </pic:blipFill>
                                        <pic:spPr>
                                          <a:xfrm>
                                            <a:off x="0" y="0"/>
                                            <a:ext cx="2275950" cy="1516470"/>
                                          </a:xfrm>
                                          <a:prstGeom prst="rect">
                                            <a:avLst/>
                                          </a:prstGeom>
                                        </pic:spPr>
                                      </pic:pic>
                                    </a:graphicData>
                                  </a:graphic>
                                </wp:inline>
                              </w:drawing>
                            </w:r>
                          </w:p>
                        </w:txbxContent>
                      </wps:txbx>
                      <wps:bodyPr anchorCtr="0" anchor="t" bIns="45720" lIns="91440" rIns="91440" rot="0" vert="horz" wrap="square" tIns="4572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3002915</wp:posOffset>
                </wp:positionH>
                <wp:positionV relativeFrom="paragraph">
                  <wp:posOffset>9528</wp:posOffset>
                </wp:positionV>
                <wp:extent cx="2360930" cy="1798955"/>
                <wp:effectExtent b="0" l="0" r="0" t="0"/>
                <wp:wrapSquare wrapText="bothSides" distB="45720" distT="45720" distL="114300" distR="114300"/>
                <wp:docPr id="577"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360930" cy="1798955"/>
                        </a:xfrm>
                        <a:prstGeom prst="rect"/>
                        <a:ln/>
                      </pic:spPr>
                    </pic:pic>
                  </a:graphicData>
                </a:graphic>
              </wp:anchor>
            </w:drawing>
          </mc:Fallback>
        </mc:AlternateContent>
      </w:r>
    </w:p>
    <w:p w:rsidR="00000000" w:rsidDel="00000000" w:rsidP="00000000" w:rsidRDefault="00000000" w:rsidRPr="00000000" w14:paraId="00000090">
      <w:pPr>
        <w:jc w:val="both"/>
        <w:rPr>
          <w:sz w:val="20"/>
          <w:szCs w:val="20"/>
        </w:rPr>
      </w:pPr>
      <w:r w:rsidDel="00000000" w:rsidR="00000000" w:rsidRPr="00000000">
        <w:rPr>
          <w:rtl w:val="0"/>
        </w:rPr>
      </w:r>
    </w:p>
    <w:p w:rsidR="00000000" w:rsidDel="00000000" w:rsidP="00000000" w:rsidRDefault="00000000" w:rsidRPr="00000000" w14:paraId="00000091">
      <w:pPr>
        <w:jc w:val="both"/>
        <w:rPr>
          <w:sz w:val="20"/>
          <w:szCs w:val="20"/>
        </w:rPr>
      </w:pPr>
      <w:r w:rsidDel="00000000" w:rsidR="00000000" w:rsidRPr="00000000">
        <w:rPr>
          <w:rtl w:val="0"/>
        </w:rPr>
      </w:r>
    </w:p>
    <w:p w:rsidR="00000000" w:rsidDel="00000000" w:rsidP="00000000" w:rsidRDefault="00000000" w:rsidRPr="00000000" w14:paraId="00000092">
      <w:pPr>
        <w:rPr>
          <w:sz w:val="16"/>
          <w:szCs w:val="16"/>
        </w:rPr>
      </w:pPr>
      <w:r w:rsidDel="00000000" w:rsidR="00000000" w:rsidRPr="00000000">
        <w:rPr>
          <w:rtl w:val="0"/>
        </w:rPr>
      </w:r>
    </w:p>
    <w:p w:rsidR="00000000" w:rsidDel="00000000" w:rsidP="00000000" w:rsidRDefault="00000000" w:rsidRPr="00000000" w14:paraId="00000093">
      <w:pPr>
        <w:jc w:val="both"/>
        <w:rPr>
          <w:sz w:val="20"/>
          <w:szCs w:val="20"/>
        </w:rPr>
      </w:pPr>
      <w:r w:rsidDel="00000000" w:rsidR="00000000" w:rsidRPr="00000000">
        <w:rPr>
          <w:rtl w:val="0"/>
        </w:rPr>
      </w:r>
    </w:p>
    <w:p w:rsidR="00000000" w:rsidDel="00000000" w:rsidP="00000000" w:rsidRDefault="00000000" w:rsidRPr="00000000" w14:paraId="00000094">
      <w:pPr>
        <w:jc w:val="both"/>
        <w:rPr>
          <w:sz w:val="20"/>
          <w:szCs w:val="20"/>
        </w:rPr>
      </w:pPr>
      <w:r w:rsidDel="00000000" w:rsidR="00000000" w:rsidRPr="00000000">
        <w:rPr>
          <w:rtl w:val="0"/>
        </w:rPr>
      </w:r>
    </w:p>
    <w:p w:rsidR="00000000" w:rsidDel="00000000" w:rsidP="00000000" w:rsidRDefault="00000000" w:rsidRPr="00000000" w14:paraId="00000095">
      <w:pPr>
        <w:jc w:val="both"/>
        <w:rPr>
          <w:sz w:val="20"/>
          <w:szCs w:val="20"/>
        </w:rPr>
      </w:pPr>
      <w:r w:rsidDel="00000000" w:rsidR="00000000" w:rsidRPr="00000000">
        <w:rPr>
          <w:rtl w:val="0"/>
        </w:rPr>
      </w:r>
    </w:p>
    <w:p w:rsidR="00000000" w:rsidDel="00000000" w:rsidP="00000000" w:rsidRDefault="00000000" w:rsidRPr="00000000" w14:paraId="00000096">
      <w:pPr>
        <w:jc w:val="both"/>
        <w:rPr>
          <w:sz w:val="20"/>
          <w:szCs w:val="20"/>
        </w:rPr>
      </w:pPr>
      <w:r w:rsidDel="00000000" w:rsidR="00000000" w:rsidRPr="00000000">
        <w:rPr>
          <w:rtl w:val="0"/>
        </w:rPr>
      </w:r>
    </w:p>
    <w:p w:rsidR="00000000" w:rsidDel="00000000" w:rsidP="00000000" w:rsidRDefault="00000000" w:rsidRPr="00000000" w14:paraId="00000097">
      <w:pPr>
        <w:jc w:val="both"/>
        <w:rPr>
          <w:sz w:val="20"/>
          <w:szCs w:val="20"/>
        </w:rPr>
      </w:pPr>
      <w:r w:rsidDel="00000000" w:rsidR="00000000" w:rsidRPr="00000000">
        <w:rPr>
          <w:rtl w:val="0"/>
        </w:rPr>
      </w:r>
    </w:p>
    <w:p w:rsidR="00000000" w:rsidDel="00000000" w:rsidP="00000000" w:rsidRDefault="00000000" w:rsidRPr="00000000" w14:paraId="00000098">
      <w:pPr>
        <w:jc w:val="both"/>
        <w:rPr>
          <w:sz w:val="20"/>
          <w:szCs w:val="20"/>
        </w:rPr>
      </w:pPr>
      <w:r w:rsidDel="00000000" w:rsidR="00000000" w:rsidRPr="00000000">
        <w:rPr>
          <w:sz w:val="20"/>
          <w:szCs w:val="20"/>
          <w:rtl w:val="0"/>
        </w:rPr>
        <w:t xml:space="preserve">                                                                                                   </w:t>
      </w:r>
      <w:sdt>
        <w:sdtPr>
          <w:tag w:val="goog_rdk_7"/>
        </w:sdtPr>
        <w:sdtContent>
          <w:commentRangeStart w:id="6"/>
        </w:sdtContent>
      </w:sdt>
      <w:r w:rsidDel="00000000" w:rsidR="00000000" w:rsidRPr="00000000">
        <w:rPr>
          <w:sz w:val="20"/>
          <w:szCs w:val="20"/>
          <w:rtl w:val="0"/>
        </w:rPr>
        <w:t xml:space="preserve"> </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99">
      <w:pPr>
        <w:rPr>
          <w:sz w:val="20"/>
          <w:szCs w:val="20"/>
        </w:rPr>
      </w:pPr>
      <w:r w:rsidDel="00000000" w:rsidR="00000000" w:rsidRPr="00000000">
        <w:rPr>
          <w:rtl w:val="0"/>
        </w:rPr>
      </w:r>
    </w:p>
    <w:p w:rsidR="00000000" w:rsidDel="00000000" w:rsidP="00000000" w:rsidRDefault="00000000" w:rsidRPr="00000000" w14:paraId="0000009A">
      <w:pPr>
        <w:jc w:val="both"/>
        <w:rPr>
          <w:sz w:val="20"/>
          <w:szCs w:val="20"/>
        </w:rPr>
      </w:pPr>
      <w:r w:rsidDel="00000000" w:rsidR="00000000" w:rsidRPr="00000000">
        <w:rPr>
          <w:rtl w:val="0"/>
        </w:rPr>
      </w:r>
    </w:p>
    <w:p w:rsidR="00000000" w:rsidDel="00000000" w:rsidP="00000000" w:rsidRDefault="00000000" w:rsidRPr="00000000" w14:paraId="0000009B">
      <w:pPr>
        <w:jc w:val="both"/>
        <w:rPr>
          <w:sz w:val="20"/>
          <w:szCs w:val="20"/>
        </w:rPr>
      </w:pPr>
      <w:r w:rsidDel="00000000" w:rsidR="00000000" w:rsidRPr="00000000">
        <w:rPr>
          <w:sz w:val="20"/>
          <w:szCs w:val="20"/>
          <w:rtl w:val="0"/>
        </w:rPr>
        <w:t xml:space="preserve">La retroalimentación permite fortalecer la relación empresa-cliente, además de establecer estrategias para la mejora e innovación de los productos y servicios.  Las mediciones estadísticas llevan a identificar qué tan satisfechos están los clientes con los productos y la atención prestada, por otro lado, por medio de ellas, también es posible saber si los clientes recomendarían a otros dichos productos o servicios. Esta es una de las mejores formas de identificar cómo se encuentra la empresa frente a la competencia.</w:t>
      </w:r>
    </w:p>
    <w:p w:rsidR="00000000" w:rsidDel="00000000" w:rsidP="00000000" w:rsidRDefault="00000000" w:rsidRPr="00000000" w14:paraId="0000009C">
      <w:pPr>
        <w:jc w:val="both"/>
        <w:rPr>
          <w:sz w:val="20"/>
          <w:szCs w:val="20"/>
        </w:rPr>
      </w:pPr>
      <w:r w:rsidDel="00000000" w:rsidR="00000000" w:rsidRPr="00000000">
        <w:rPr>
          <w:rtl w:val="0"/>
        </w:rPr>
      </w:r>
    </w:p>
    <w:p w:rsidR="00000000" w:rsidDel="00000000" w:rsidP="00000000" w:rsidRDefault="00000000" w:rsidRPr="00000000" w14:paraId="0000009D">
      <w:pPr>
        <w:numPr>
          <w:ilvl w:val="1"/>
          <w:numId w:val="3"/>
        </w:numPr>
        <w:pBdr>
          <w:top w:space="0" w:sz="0" w:val="nil"/>
          <w:left w:space="0" w:sz="0" w:val="nil"/>
          <w:bottom w:space="0" w:sz="0" w:val="nil"/>
          <w:right w:space="0" w:sz="0" w:val="nil"/>
          <w:between w:space="0" w:sz="0" w:val="nil"/>
        </w:pBdr>
        <w:spacing w:after="160" w:line="259" w:lineRule="auto"/>
        <w:ind w:left="360" w:hanging="360"/>
        <w:jc w:val="both"/>
        <w:rPr>
          <w:b w:val="1"/>
          <w:color w:val="000000"/>
          <w:sz w:val="20"/>
          <w:szCs w:val="20"/>
        </w:rPr>
      </w:pPr>
      <w:r w:rsidDel="00000000" w:rsidR="00000000" w:rsidRPr="00000000">
        <w:rPr>
          <w:b w:val="1"/>
          <w:color w:val="000000"/>
          <w:sz w:val="20"/>
          <w:szCs w:val="20"/>
          <w:rtl w:val="0"/>
        </w:rPr>
        <w:t xml:space="preserve">Aplicación de la retroalimentación</w:t>
      </w:r>
    </w:p>
    <w:p w:rsidR="00000000" w:rsidDel="00000000" w:rsidP="00000000" w:rsidRDefault="00000000" w:rsidRPr="00000000" w14:paraId="0000009E">
      <w:pPr>
        <w:jc w:val="both"/>
        <w:rPr>
          <w:sz w:val="20"/>
          <w:szCs w:val="20"/>
        </w:rPr>
      </w:pPr>
      <w:r w:rsidDel="00000000" w:rsidR="00000000" w:rsidRPr="00000000">
        <w:rPr>
          <w:sz w:val="20"/>
          <w:szCs w:val="20"/>
          <w:rtl w:val="0"/>
        </w:rPr>
        <w:t xml:space="preserve">Para contar con una buena retroalimentación por parte de los clientes es fundamental contar con canales de </w:t>
      </w:r>
    </w:p>
    <w:p w:rsidR="00000000" w:rsidDel="00000000" w:rsidP="00000000" w:rsidRDefault="00000000" w:rsidRPr="00000000" w14:paraId="0000009F">
      <w:pPr>
        <w:jc w:val="both"/>
        <w:rPr>
          <w:sz w:val="20"/>
          <w:szCs w:val="20"/>
        </w:rPr>
      </w:pPr>
      <w:r w:rsidDel="00000000" w:rsidR="00000000" w:rsidRPr="00000000">
        <w:rPr>
          <w:sz w:val="20"/>
          <w:szCs w:val="20"/>
          <w:rtl w:val="0"/>
        </w:rPr>
        <w:t xml:space="preserve">comunicación adecuada que generen confianza y seguridad en el usuario. Un cliente totalmente satisfecho expresa su opinión de acuerdo a su experiencia. Por ende, es fundamental escucharlo y hacerlo partícipe de las novedades de la empresa, si se obtienen respuestas acertadas por parte del cliente se sabrá que mejorar, cambiar o innovar. </w:t>
      </w:r>
    </w:p>
    <w:p w:rsidR="00000000" w:rsidDel="00000000" w:rsidP="00000000" w:rsidRDefault="00000000" w:rsidRPr="00000000" w14:paraId="000000A0">
      <w:pPr>
        <w:jc w:val="both"/>
        <w:rPr>
          <w:sz w:val="20"/>
          <w:szCs w:val="20"/>
        </w:rPr>
      </w:pPr>
      <w:r w:rsidDel="00000000" w:rsidR="00000000" w:rsidRPr="00000000">
        <w:rPr>
          <w:sz w:val="20"/>
          <w:szCs w:val="20"/>
          <w:rtl w:val="0"/>
        </w:rPr>
        <w:t xml:space="preserve">Para conocer algunas de las ventajas que trae para una empresa la aplicación de dicho proceso de retroalimentación, revise con atención el siguiente recurso propuesto:</w:t>
      </w:r>
    </w:p>
    <w:p w:rsidR="00000000" w:rsidDel="00000000" w:rsidP="00000000" w:rsidRDefault="00000000" w:rsidRPr="00000000" w14:paraId="000000A1">
      <w:pPr>
        <w:jc w:val="both"/>
        <w:rPr>
          <w:sz w:val="20"/>
          <w:szCs w:val="20"/>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723900</wp:posOffset>
                </wp:positionH>
                <wp:positionV relativeFrom="paragraph">
                  <wp:posOffset>0</wp:posOffset>
                </wp:positionV>
                <wp:extent cx="5107305" cy="638175"/>
                <wp:effectExtent b="0" l="0" r="0" t="0"/>
                <wp:wrapNone/>
                <wp:docPr id="589" name=""/>
                <a:graphic>
                  <a:graphicData uri="http://schemas.microsoft.com/office/word/2010/wordprocessingShape">
                    <wps:wsp>
                      <wps:cNvSpPr/>
                      <wps:cNvPr id="13" name="Shape 13"/>
                      <wps:spPr>
                        <a:xfrm>
                          <a:off x="2811398" y="3479963"/>
                          <a:ext cx="5069205" cy="60007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Infografía interactiva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DI_CF08_1.3 Ventajas de la retroalimentación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723900</wp:posOffset>
                </wp:positionH>
                <wp:positionV relativeFrom="paragraph">
                  <wp:posOffset>0</wp:posOffset>
                </wp:positionV>
                <wp:extent cx="5107305" cy="638175"/>
                <wp:effectExtent b="0" l="0" r="0" t="0"/>
                <wp:wrapNone/>
                <wp:docPr id="589" name="image21.png"/>
                <a:graphic>
                  <a:graphicData uri="http://schemas.openxmlformats.org/drawingml/2006/picture">
                    <pic:pic>
                      <pic:nvPicPr>
                        <pic:cNvPr id="0" name="image21.png"/>
                        <pic:cNvPicPr preferRelativeResize="0"/>
                      </pic:nvPicPr>
                      <pic:blipFill>
                        <a:blip r:embed="rId20"/>
                        <a:srcRect/>
                        <a:stretch>
                          <a:fillRect/>
                        </a:stretch>
                      </pic:blipFill>
                      <pic:spPr>
                        <a:xfrm>
                          <a:off x="0" y="0"/>
                          <a:ext cx="5107305" cy="638175"/>
                        </a:xfrm>
                        <a:prstGeom prst="rect"/>
                        <a:ln/>
                      </pic:spPr>
                    </pic:pic>
                  </a:graphicData>
                </a:graphic>
              </wp:anchor>
            </w:drawing>
          </mc:Fallback>
        </mc:AlternateContent>
      </w:r>
    </w:p>
    <w:p w:rsidR="00000000" w:rsidDel="00000000" w:rsidP="00000000" w:rsidRDefault="00000000" w:rsidRPr="00000000" w14:paraId="000000A3">
      <w:pPr>
        <w:jc w:val="both"/>
        <w:rPr>
          <w:sz w:val="20"/>
          <w:szCs w:val="20"/>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5">
      <w:pPr>
        <w:jc w:val="both"/>
        <w:rPr>
          <w:sz w:val="20"/>
          <w:szCs w:val="20"/>
        </w:rPr>
      </w:pPr>
      <w:r w:rsidDel="00000000" w:rsidR="00000000" w:rsidRPr="00000000">
        <w:rPr>
          <w:sz w:val="20"/>
          <w:szCs w:val="20"/>
          <w:rtl w:val="0"/>
        </w:rPr>
        <w:t xml:space="preserve">                                                                                                                                                                       </w:t>
      </w:r>
      <w:sdt>
        <w:sdtPr>
          <w:tag w:val="goog_rdk_8"/>
        </w:sdtPr>
        <w:sdtContent>
          <w:commentRangeStart w:id="7"/>
        </w:sdtContent>
      </w:sdt>
      <w:sdt>
        <w:sdtPr>
          <w:tag w:val="goog_rdk_9"/>
        </w:sdtPr>
        <w:sdtContent>
          <w:commentRangeStart w:id="8"/>
        </w:sdtContent>
      </w:sdt>
      <w:sdt>
        <w:sdtPr>
          <w:tag w:val="goog_rdk_10"/>
        </w:sdtPr>
        <w:sdtContent>
          <w:commentRangeStart w:id="9"/>
        </w:sdtContent>
      </w:sdt>
      <w:sdt>
        <w:sdtPr>
          <w:tag w:val="goog_rdk_11"/>
        </w:sdtPr>
        <w:sdtContent>
          <w:commentRangeStart w:id="10"/>
        </w:sdtContent>
      </w:sdt>
      <w:sdt>
        <w:sdtPr>
          <w:tag w:val="goog_rdk_12"/>
        </w:sdtPr>
        <w:sdtContent>
          <w:commentRangeStart w:id="11"/>
        </w:sdtContent>
      </w:sdt>
      <w:r w:rsidDel="00000000" w:rsidR="00000000" w:rsidRPr="00000000">
        <w:rPr>
          <w:sz w:val="20"/>
          <w:szCs w:val="20"/>
          <w:rtl w:val="0"/>
        </w:rPr>
        <w:t xml:space="preserve"> </w:t>
      </w:r>
      <w:commentRangeEnd w:id="7"/>
      <w:r w:rsidDel="00000000" w:rsidR="00000000" w:rsidRPr="00000000">
        <w:commentReference w:id="7"/>
      </w:r>
      <w:commentRangeEnd w:id="8"/>
      <w:r w:rsidDel="00000000" w:rsidR="00000000" w:rsidRPr="00000000">
        <w:commentReference w:id="8"/>
      </w:r>
      <w:commentRangeEnd w:id="9"/>
      <w:r w:rsidDel="00000000" w:rsidR="00000000" w:rsidRPr="00000000">
        <w:commentReference w:id="9"/>
      </w:r>
      <w:commentRangeEnd w:id="10"/>
      <w:r w:rsidDel="00000000" w:rsidR="00000000" w:rsidRPr="00000000">
        <w:commentReference w:id="10"/>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sdt>
        <w:sdtPr>
          <w:tag w:val="goog_rdk_13"/>
        </w:sdtPr>
        <w:sdtContent>
          <w:commentRangeStart w:id="12"/>
        </w:sdtContent>
      </w:sdt>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rPr>
          <w:color w:val="000000"/>
          <w:sz w:val="20"/>
          <w:szCs w:val="20"/>
        </w:rPr>
      </w:pPr>
      <w:commentRangeEnd w:id="12"/>
      <w:r w:rsidDel="00000000" w:rsidR="00000000" w:rsidRPr="00000000">
        <w:commentReference w:id="12"/>
      </w:r>
      <w:r w:rsidDel="00000000" w:rsidR="00000000" w:rsidRPr="00000000">
        <w:rPr>
          <w:sz w:val="20"/>
          <w:szCs w:val="20"/>
          <w:rtl w:val="0"/>
        </w:rPr>
        <w:t xml:space="preserve">                                                                                                                                                                                                                                                                                                                                           </w:t>
      </w:r>
      <w:sdt>
        <w:sdtPr>
          <w:tag w:val="goog_rdk_14"/>
        </w:sdtPr>
        <w:sdtContent>
          <w:commentRangeStart w:id="13"/>
        </w:sdtContent>
      </w:sdt>
      <w:sdt>
        <w:sdtPr>
          <w:tag w:val="goog_rdk_15"/>
        </w:sdtPr>
        <w:sdtContent>
          <w:commentRangeStart w:id="14"/>
        </w:sdtContent>
      </w:sdt>
      <w:sdt>
        <w:sdtPr>
          <w:tag w:val="goog_rdk_16"/>
        </w:sdtPr>
        <w:sdtContent>
          <w:commentRangeStart w:id="15"/>
        </w:sdtContent>
      </w:sdt>
      <w:sdt>
        <w:sdtPr>
          <w:tag w:val="goog_rdk_17"/>
        </w:sdtPr>
        <w:sdtContent>
          <w:commentRangeStart w:id="16"/>
        </w:sdtContent>
      </w:sdt>
      <w:sdt>
        <w:sdtPr>
          <w:tag w:val="goog_rdk_18"/>
        </w:sdtPr>
        <w:sdtContent>
          <w:commentRangeStart w:id="17"/>
        </w:sdtContent>
      </w:sdt>
      <w:r w:rsidDel="00000000" w:rsidR="00000000" w:rsidRPr="00000000">
        <w:rPr>
          <w:sz w:val="20"/>
          <w:szCs w:val="20"/>
          <w:rtl w:val="0"/>
        </w:rPr>
        <w:t xml:space="preserve"> </w:t>
      </w:r>
      <w:commentRangeEnd w:id="13"/>
      <w:r w:rsidDel="00000000" w:rsidR="00000000" w:rsidRPr="00000000">
        <w:commentReference w:id="13"/>
      </w:r>
      <w:commentRangeEnd w:id="14"/>
      <w:r w:rsidDel="00000000" w:rsidR="00000000" w:rsidRPr="00000000">
        <w:commentReference w:id="14"/>
      </w:r>
      <w:commentRangeEnd w:id="15"/>
      <w:r w:rsidDel="00000000" w:rsidR="00000000" w:rsidRPr="00000000">
        <w:commentReference w:id="15"/>
      </w:r>
      <w:commentRangeEnd w:id="16"/>
      <w:r w:rsidDel="00000000" w:rsidR="00000000" w:rsidRPr="00000000">
        <w:commentReference w:id="16"/>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2. Servicio posventa</w:t>
      </w:r>
    </w:p>
    <w:p w:rsidR="00000000" w:rsidDel="00000000" w:rsidP="00000000" w:rsidRDefault="00000000" w:rsidRPr="00000000" w14:paraId="000000A9">
      <w:pPr>
        <w:jc w:val="both"/>
        <w:rPr>
          <w:sz w:val="20"/>
          <w:szCs w:val="20"/>
        </w:rPr>
      </w:pPr>
      <w:r w:rsidDel="00000000" w:rsidR="00000000" w:rsidRPr="00000000">
        <w:rPr>
          <w:rtl w:val="0"/>
        </w:rPr>
      </w:r>
    </w:p>
    <w:p w:rsidR="00000000" w:rsidDel="00000000" w:rsidP="00000000" w:rsidRDefault="00000000" w:rsidRPr="00000000" w14:paraId="000000AA">
      <w:pPr>
        <w:jc w:val="both"/>
        <w:rPr>
          <w:sz w:val="20"/>
          <w:szCs w:val="20"/>
        </w:rPr>
      </w:pPr>
      <w:r w:rsidDel="00000000" w:rsidR="00000000" w:rsidRPr="00000000">
        <w:rPr>
          <w:sz w:val="20"/>
          <w:szCs w:val="20"/>
          <w:rtl w:val="0"/>
        </w:rPr>
        <w:t xml:space="preserve">Es un servicio que se ofrece a un comprador después de realizar la venta de un producto. Por lo general, se enfoca en el resultado de una garantía que está asociada con el producto o servicio que se compró, está relacionado con actividades, referentes a asistencia, asesoramiento técnico, resolución de problemas o entrega de repuestos (si es el caso), es un servicio destinado a brindar asistencia a cualquier tipo de inconveniente que pueda ocurrir con un producto posterior al uso que le da el comprador.</w:t>
      </w:r>
    </w:p>
    <w:p w:rsidR="00000000" w:rsidDel="00000000" w:rsidP="00000000" w:rsidRDefault="00000000" w:rsidRPr="00000000" w14:paraId="000000AB">
      <w:pPr>
        <w:jc w:val="both"/>
        <w:rPr>
          <w:sz w:val="20"/>
          <w:szCs w:val="20"/>
        </w:rPr>
      </w:pPr>
      <w:r w:rsidDel="00000000" w:rsidR="00000000" w:rsidRPr="00000000">
        <w:rPr>
          <w:rtl w:val="0"/>
        </w:rPr>
      </w:r>
    </w:p>
    <w:p w:rsidR="00000000" w:rsidDel="00000000" w:rsidP="00000000" w:rsidRDefault="00000000" w:rsidRPr="00000000" w14:paraId="000000AC">
      <w:pPr>
        <w:jc w:val="both"/>
        <w:rPr>
          <w:sz w:val="20"/>
          <w:szCs w:val="20"/>
        </w:rPr>
      </w:pPr>
      <w:r w:rsidDel="00000000" w:rsidR="00000000" w:rsidRPr="00000000">
        <w:rPr>
          <w:sz w:val="20"/>
          <w:szCs w:val="20"/>
          <w:rtl w:val="0"/>
        </w:rPr>
        <w:t xml:space="preserve">De esta manera, se debe tener garantizado el soporte que brinda el fabricante en caso de que se requieran reparaciones, devoluciones o reemplazos. Tenga en cuenta que para realizar un adecuado servicio postventa debe seguir una serie de requerimientos fundamentales con el fin de fidelizar al 100% a los clientes. La búsqueda de clientes es una tarea constante de las empresas y microempresas y para ello se debe crear una cultura de lealtad. </w:t>
      </w:r>
    </w:p>
    <w:p w:rsidR="00000000" w:rsidDel="00000000" w:rsidP="00000000" w:rsidRDefault="00000000" w:rsidRPr="00000000" w14:paraId="000000AD">
      <w:pPr>
        <w:rPr>
          <w:sz w:val="16"/>
          <w:szCs w:val="16"/>
        </w:rPr>
      </w:pPr>
      <w:r w:rsidDel="00000000" w:rsidR="00000000" w:rsidRPr="00000000">
        <w:rPr>
          <w:rtl w:val="0"/>
        </w:rPr>
      </w:r>
    </w:p>
    <w:p w:rsidR="00000000" w:rsidDel="00000000" w:rsidP="00000000" w:rsidRDefault="00000000" w:rsidRPr="00000000" w14:paraId="000000AE">
      <w:pPr>
        <w:jc w:val="both"/>
        <w:rPr>
          <w:sz w:val="20"/>
          <w:szCs w:val="20"/>
        </w:rPr>
      </w:pPr>
      <w:r w:rsidDel="00000000" w:rsidR="00000000" w:rsidRPr="00000000">
        <w:rPr>
          <w:sz w:val="20"/>
          <w:szCs w:val="20"/>
          <w:rtl w:val="0"/>
        </w:rPr>
        <w:t xml:space="preserve">Para conocer los pasos necesarios para diseñar una estrategia del proceso de postventa revise con atención el siguiente recurso: </w:t>
      </w:r>
    </w:p>
    <w:p w:rsidR="00000000" w:rsidDel="00000000" w:rsidP="00000000" w:rsidRDefault="00000000" w:rsidRPr="00000000" w14:paraId="000000A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685800</wp:posOffset>
                </wp:positionH>
                <wp:positionV relativeFrom="paragraph">
                  <wp:posOffset>0</wp:posOffset>
                </wp:positionV>
                <wp:extent cx="5107305" cy="638175"/>
                <wp:effectExtent b="0" l="0" r="0" t="0"/>
                <wp:wrapNone/>
                <wp:docPr id="586" name=""/>
                <a:graphic>
                  <a:graphicData uri="http://schemas.microsoft.com/office/word/2010/wordprocessingShape">
                    <wps:wsp>
                      <wps:cNvSpPr/>
                      <wps:cNvPr id="10" name="Shape 10"/>
                      <wps:spPr>
                        <a:xfrm>
                          <a:off x="2811398" y="3479963"/>
                          <a:ext cx="5069205" cy="60007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Pestañas 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DI_CF08_2 Pasos estrategia posventa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685800</wp:posOffset>
                </wp:positionH>
                <wp:positionV relativeFrom="paragraph">
                  <wp:posOffset>0</wp:posOffset>
                </wp:positionV>
                <wp:extent cx="5107305" cy="638175"/>
                <wp:effectExtent b="0" l="0" r="0" t="0"/>
                <wp:wrapNone/>
                <wp:docPr id="586" name="image18.png"/>
                <a:graphic>
                  <a:graphicData uri="http://schemas.openxmlformats.org/drawingml/2006/picture">
                    <pic:pic>
                      <pic:nvPicPr>
                        <pic:cNvPr id="0" name="image18.png"/>
                        <pic:cNvPicPr preferRelativeResize="0"/>
                      </pic:nvPicPr>
                      <pic:blipFill>
                        <a:blip r:embed="rId21"/>
                        <a:srcRect/>
                        <a:stretch>
                          <a:fillRect/>
                        </a:stretch>
                      </pic:blipFill>
                      <pic:spPr>
                        <a:xfrm>
                          <a:off x="0" y="0"/>
                          <a:ext cx="5107305" cy="638175"/>
                        </a:xfrm>
                        <a:prstGeom prst="rect"/>
                        <a:ln/>
                      </pic:spPr>
                    </pic:pic>
                  </a:graphicData>
                </a:graphic>
              </wp:anchor>
            </w:drawing>
          </mc:Fallback>
        </mc:AlternateContent>
      </w:r>
    </w:p>
    <w:p w:rsidR="00000000" w:rsidDel="00000000" w:rsidP="00000000" w:rsidRDefault="00000000" w:rsidRPr="00000000" w14:paraId="000000B0">
      <w:pPr>
        <w:jc w:val="both"/>
        <w:rPr>
          <w:sz w:val="20"/>
          <w:szCs w:val="20"/>
        </w:rPr>
      </w:pPr>
      <w:r w:rsidDel="00000000" w:rsidR="00000000" w:rsidRPr="00000000">
        <w:rPr>
          <w:rtl w:val="0"/>
        </w:rPr>
      </w:r>
    </w:p>
    <w:p w:rsidR="00000000" w:rsidDel="00000000" w:rsidP="00000000" w:rsidRDefault="00000000" w:rsidRPr="00000000" w14:paraId="000000B1">
      <w:pPr>
        <w:jc w:val="both"/>
        <w:rPr>
          <w:sz w:val="20"/>
          <w:szCs w:val="20"/>
        </w:rPr>
      </w:pPr>
      <w:r w:rsidDel="00000000" w:rsidR="00000000" w:rsidRPr="00000000">
        <w:rPr>
          <w:rtl w:val="0"/>
        </w:rPr>
      </w:r>
    </w:p>
    <w:p w:rsidR="00000000" w:rsidDel="00000000" w:rsidP="00000000" w:rsidRDefault="00000000" w:rsidRPr="00000000" w14:paraId="000000B2">
      <w:pPr>
        <w:jc w:val="both"/>
        <w:rPr>
          <w:sz w:val="20"/>
          <w:szCs w:val="20"/>
        </w:rPr>
      </w:pPr>
      <w:r w:rsidDel="00000000" w:rsidR="00000000" w:rsidRPr="00000000">
        <w:rPr>
          <w:sz w:val="20"/>
          <w:szCs w:val="20"/>
          <w:rtl w:val="0"/>
        </w:rPr>
        <w:t xml:space="preserve">                                                                                                                                                                   </w:t>
      </w:r>
      <w:sdt>
        <w:sdtPr>
          <w:tag w:val="goog_rdk_19"/>
        </w:sdtPr>
        <w:sdtContent>
          <w:commentRangeStart w:id="18"/>
        </w:sdtContent>
      </w:sdt>
      <w:r w:rsidDel="00000000" w:rsidR="00000000" w:rsidRPr="00000000">
        <w:rPr>
          <w:sz w:val="20"/>
          <w:szCs w:val="20"/>
          <w:rtl w:val="0"/>
        </w:rPr>
        <w:t xml:space="preserve"> </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2.1. Seguimiento y fidelización </w:t>
      </w:r>
    </w:p>
    <w:p w:rsidR="00000000" w:rsidDel="00000000" w:rsidP="00000000" w:rsidRDefault="00000000" w:rsidRPr="00000000" w14:paraId="000000B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B6">
      <w:pPr>
        <w:jc w:val="both"/>
        <w:rPr>
          <w:sz w:val="20"/>
          <w:szCs w:val="20"/>
        </w:rPr>
      </w:pPr>
      <w:r w:rsidDel="00000000" w:rsidR="00000000" w:rsidRPr="00000000">
        <w:rPr>
          <w:sz w:val="20"/>
          <w:szCs w:val="20"/>
          <w:rtl w:val="0"/>
        </w:rPr>
        <w:t xml:space="preserve">Como ya se mencionó antes estas corresponden a acciones que realiza una empresa para mantenerse en contacto con sus clientes, por ejemplo, una breve encuesta de satisfacción preguntando cómo fue la experiencia de compra, cómo le fue con los productos y servicios, si funcionaron como se esperaba y si cumplieron con sus expectativas.</w:t>
      </w:r>
    </w:p>
    <w:p w:rsidR="00000000" w:rsidDel="00000000" w:rsidP="00000000" w:rsidRDefault="00000000" w:rsidRPr="00000000" w14:paraId="000000B7">
      <w:pPr>
        <w:jc w:val="both"/>
        <w:rPr>
          <w:sz w:val="20"/>
          <w:szCs w:val="20"/>
        </w:rPr>
      </w:pPr>
      <w:r w:rsidDel="00000000" w:rsidR="00000000" w:rsidRPr="00000000">
        <w:rPr>
          <w:sz w:val="20"/>
          <w:szCs w:val="20"/>
          <w:rtl w:val="0"/>
        </w:rPr>
        <w:t xml:space="preserve">Es importante tener clara la manera como debe llevar a cabo un proceso postventa, es fundamental un adecuado seguimiento de cliente con el fin fidelizar y captar también nuevos clientes, no solo se trata de hacer una venta y dejar ir cliente, es necesario tenerlo en una base de datos pues este podría ser a futuro un cliente potencial </w:t>
      </w:r>
    </w:p>
    <w:p w:rsidR="00000000" w:rsidDel="00000000" w:rsidP="00000000" w:rsidRDefault="00000000" w:rsidRPr="00000000" w14:paraId="000000B8">
      <w:pPr>
        <w:jc w:val="both"/>
        <w:rPr>
          <w:sz w:val="20"/>
          <w:szCs w:val="20"/>
        </w:rPr>
      </w:pPr>
      <w:r w:rsidDel="00000000" w:rsidR="00000000" w:rsidRPr="00000000">
        <w:rPr>
          <w:rtl w:val="0"/>
        </w:rPr>
      </w:r>
    </w:p>
    <w:p w:rsidR="00000000" w:rsidDel="00000000" w:rsidP="00000000" w:rsidRDefault="00000000" w:rsidRPr="00000000" w14:paraId="000000B9">
      <w:pPr>
        <w:jc w:val="both"/>
        <w:rPr>
          <w:sz w:val="20"/>
          <w:szCs w:val="20"/>
        </w:rPr>
      </w:pPr>
      <w:r w:rsidDel="00000000" w:rsidR="00000000" w:rsidRPr="00000000">
        <w:rPr>
          <w:sz w:val="20"/>
          <w:szCs w:val="20"/>
          <w:rtl w:val="0"/>
        </w:rPr>
        <w:t xml:space="preserve">Dentro del ejercicio de posventa se deben plantear algunas tareas puntuales, para conocerlas revise con atención el recurso propuesto. </w:t>
      </w:r>
    </w:p>
    <w:p w:rsidR="00000000" w:rsidDel="00000000" w:rsidP="00000000" w:rsidRDefault="00000000" w:rsidRPr="00000000" w14:paraId="000000BA">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711200</wp:posOffset>
                </wp:positionH>
                <wp:positionV relativeFrom="paragraph">
                  <wp:posOffset>12700</wp:posOffset>
                </wp:positionV>
                <wp:extent cx="5107305" cy="638175"/>
                <wp:effectExtent b="0" l="0" r="0" t="0"/>
                <wp:wrapNone/>
                <wp:docPr id="585" name=""/>
                <a:graphic>
                  <a:graphicData uri="http://schemas.microsoft.com/office/word/2010/wordprocessingShape">
                    <wps:wsp>
                      <wps:cNvSpPr/>
                      <wps:cNvPr id="9" name="Shape 9"/>
                      <wps:spPr>
                        <a:xfrm>
                          <a:off x="2811398" y="3479963"/>
                          <a:ext cx="5069205" cy="60007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Infografía interactiva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DI_CF08_2.1 Tareas del ejercicio posventa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711200</wp:posOffset>
                </wp:positionH>
                <wp:positionV relativeFrom="paragraph">
                  <wp:posOffset>12700</wp:posOffset>
                </wp:positionV>
                <wp:extent cx="5107305" cy="638175"/>
                <wp:effectExtent b="0" l="0" r="0" t="0"/>
                <wp:wrapNone/>
                <wp:docPr id="585" name="image17.png"/>
                <a:graphic>
                  <a:graphicData uri="http://schemas.openxmlformats.org/drawingml/2006/picture">
                    <pic:pic>
                      <pic:nvPicPr>
                        <pic:cNvPr id="0" name="image17.png"/>
                        <pic:cNvPicPr preferRelativeResize="0"/>
                      </pic:nvPicPr>
                      <pic:blipFill>
                        <a:blip r:embed="rId22"/>
                        <a:srcRect/>
                        <a:stretch>
                          <a:fillRect/>
                        </a:stretch>
                      </pic:blipFill>
                      <pic:spPr>
                        <a:xfrm>
                          <a:off x="0" y="0"/>
                          <a:ext cx="5107305" cy="638175"/>
                        </a:xfrm>
                        <a:prstGeom prst="rect"/>
                        <a:ln/>
                      </pic:spPr>
                    </pic:pic>
                  </a:graphicData>
                </a:graphic>
              </wp:anchor>
            </w:drawing>
          </mc:Fallback>
        </mc:AlternateContent>
      </w:r>
    </w:p>
    <w:p w:rsidR="00000000" w:rsidDel="00000000" w:rsidP="00000000" w:rsidRDefault="00000000" w:rsidRPr="00000000" w14:paraId="000000BB">
      <w:pPr>
        <w:jc w:val="both"/>
        <w:rPr>
          <w:sz w:val="20"/>
          <w:szCs w:val="20"/>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D">
      <w:pPr>
        <w:jc w:val="both"/>
        <w:rPr>
          <w:sz w:val="20"/>
          <w:szCs w:val="20"/>
        </w:rPr>
      </w:pPr>
      <w:r w:rsidDel="00000000" w:rsidR="00000000" w:rsidRPr="00000000">
        <w:rPr>
          <w:sz w:val="20"/>
          <w:szCs w:val="20"/>
          <w:rtl w:val="0"/>
        </w:rPr>
        <w:t xml:space="preserve">                                                                                                                                                                     </w:t>
      </w:r>
      <w:sdt>
        <w:sdtPr>
          <w:tag w:val="goog_rdk_20"/>
        </w:sdtPr>
        <w:sdtContent>
          <w:commentRangeStart w:id="19"/>
        </w:sdtContent>
      </w:sdt>
      <w:r w:rsidDel="00000000" w:rsidR="00000000" w:rsidRPr="00000000">
        <w:rPr>
          <w:sz w:val="20"/>
          <w:szCs w:val="20"/>
          <w:rtl w:val="0"/>
        </w:rPr>
        <w:t xml:space="preserve"> </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BF">
      <w:pPr>
        <w:jc w:val="both"/>
        <w:rPr>
          <w:sz w:val="20"/>
          <w:szCs w:val="20"/>
        </w:rPr>
      </w:pPr>
      <w:r w:rsidDel="00000000" w:rsidR="00000000" w:rsidRPr="00000000">
        <w:rPr>
          <w:rtl w:val="0"/>
        </w:rPr>
      </w:r>
    </w:p>
    <w:p w:rsidR="00000000" w:rsidDel="00000000" w:rsidP="00000000" w:rsidRDefault="00000000" w:rsidRPr="00000000" w14:paraId="000000C0">
      <w:pPr>
        <w:rPr>
          <w:color w:val="000000"/>
          <w:sz w:val="20"/>
          <w:szCs w:val="20"/>
        </w:rPr>
      </w:pPr>
      <w:r w:rsidDel="00000000" w:rsidR="00000000" w:rsidRPr="00000000">
        <w:rPr>
          <w:color w:val="000000"/>
          <w:sz w:val="20"/>
          <w:szCs w:val="20"/>
          <w:rtl w:val="0"/>
        </w:rPr>
        <w:t xml:space="preserve">Teniendo en cuenta lo anterior ¿cuál sería el compromiso que estaría dispuesto asumir usted con un cliente potencial, recurrente en este escenario de la postventa?</w:t>
      </w:r>
    </w:p>
    <w:p w:rsidR="00000000" w:rsidDel="00000000" w:rsidP="00000000" w:rsidRDefault="00000000" w:rsidRPr="00000000" w14:paraId="000000C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2.2. Realización de encuestas</w:t>
      </w:r>
    </w:p>
    <w:p w:rsidR="00000000" w:rsidDel="00000000" w:rsidP="00000000" w:rsidRDefault="00000000" w:rsidRPr="00000000" w14:paraId="000000C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encuestas son métodos de recopilación de datos, de igual forma son investigaciones las cuales son utilizadas por personas de acuerdo a un tema en específico, existen diversas metodologías para su aplicación, esto dependiendo el objetivo que se quiera alcanzar y el propósito de la encuesta. La recolección de datos generalmente se realiza por intermedio </w:t>
      </w:r>
      <w:r w:rsidDel="00000000" w:rsidR="00000000" w:rsidRPr="00000000">
        <w:rPr>
          <w:sz w:val="20"/>
          <w:szCs w:val="20"/>
          <w:rtl w:val="0"/>
        </w:rPr>
        <w:t xml:space="preserve">de un</w:t>
      </w:r>
      <w:r w:rsidDel="00000000" w:rsidR="00000000" w:rsidRPr="00000000">
        <w:rPr>
          <w:color w:val="000000"/>
          <w:sz w:val="20"/>
          <w:szCs w:val="20"/>
          <w:rtl w:val="0"/>
        </w:rPr>
        <w:t xml:space="preserve"> procedimiento estandarizado con el objetivo de que cada encuestado responda la pregunta en las mismas condiciones, evitando opiniones sesgadas que puedan afectar los resultados de la encuesta. </w:t>
      </w:r>
    </w:p>
    <w:p w:rsidR="00000000" w:rsidDel="00000000" w:rsidP="00000000" w:rsidRDefault="00000000" w:rsidRPr="00000000" w14:paraId="000000C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C6">
      <w:pPr>
        <w:jc w:val="both"/>
        <w:rPr>
          <w:sz w:val="20"/>
          <w:szCs w:val="20"/>
        </w:rPr>
      </w:pPr>
      <w:r w:rsidDel="00000000" w:rsidR="00000000" w:rsidRPr="00000000">
        <w:rPr>
          <w:rtl w:val="0"/>
        </w:rPr>
      </w:r>
    </w:p>
    <w:p w:rsidR="00000000" w:rsidDel="00000000" w:rsidP="00000000" w:rsidRDefault="00000000" w:rsidRPr="00000000" w14:paraId="000000C7">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711200</wp:posOffset>
                </wp:positionH>
                <wp:positionV relativeFrom="paragraph">
                  <wp:posOffset>12700</wp:posOffset>
                </wp:positionV>
                <wp:extent cx="5107305" cy="638175"/>
                <wp:effectExtent b="0" l="0" r="0" t="0"/>
                <wp:wrapNone/>
                <wp:docPr id="599" name=""/>
                <a:graphic>
                  <a:graphicData uri="http://schemas.microsoft.com/office/word/2010/wordprocessingShape">
                    <wps:wsp>
                      <wps:cNvSpPr/>
                      <wps:cNvPr id="23" name="Shape 23"/>
                      <wps:spPr>
                        <a:xfrm>
                          <a:off x="2811398" y="3479963"/>
                          <a:ext cx="5069205" cy="60007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Gráfico interactivo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DI_CF08_2.2 Que se necesita para aplicar una encuesta.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711200</wp:posOffset>
                </wp:positionH>
                <wp:positionV relativeFrom="paragraph">
                  <wp:posOffset>12700</wp:posOffset>
                </wp:positionV>
                <wp:extent cx="5107305" cy="638175"/>
                <wp:effectExtent b="0" l="0" r="0" t="0"/>
                <wp:wrapNone/>
                <wp:docPr id="599" name="image31.png"/>
                <a:graphic>
                  <a:graphicData uri="http://schemas.openxmlformats.org/drawingml/2006/picture">
                    <pic:pic>
                      <pic:nvPicPr>
                        <pic:cNvPr id="0" name="image31.png"/>
                        <pic:cNvPicPr preferRelativeResize="0"/>
                      </pic:nvPicPr>
                      <pic:blipFill>
                        <a:blip r:embed="rId23"/>
                        <a:srcRect/>
                        <a:stretch>
                          <a:fillRect/>
                        </a:stretch>
                      </pic:blipFill>
                      <pic:spPr>
                        <a:xfrm>
                          <a:off x="0" y="0"/>
                          <a:ext cx="5107305" cy="638175"/>
                        </a:xfrm>
                        <a:prstGeom prst="rect"/>
                        <a:ln/>
                      </pic:spPr>
                    </pic:pic>
                  </a:graphicData>
                </a:graphic>
              </wp:anchor>
            </w:drawing>
          </mc:Fallback>
        </mc:AlternateContent>
      </w:r>
    </w:p>
    <w:p w:rsidR="00000000" w:rsidDel="00000000" w:rsidP="00000000" w:rsidRDefault="00000000" w:rsidRPr="00000000" w14:paraId="000000C8">
      <w:pPr>
        <w:jc w:val="both"/>
        <w:rPr>
          <w:sz w:val="20"/>
          <w:szCs w:val="20"/>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CA">
      <w:pPr>
        <w:jc w:val="both"/>
        <w:rPr>
          <w:sz w:val="20"/>
          <w:szCs w:val="20"/>
        </w:rPr>
      </w:pPr>
      <w:r w:rsidDel="00000000" w:rsidR="00000000" w:rsidRPr="00000000">
        <w:rPr>
          <w:sz w:val="20"/>
          <w:szCs w:val="20"/>
          <w:rtl w:val="0"/>
        </w:rPr>
        <w:t xml:space="preserve">                                                                                                                                                                     </w:t>
      </w:r>
      <w:sdt>
        <w:sdtPr>
          <w:tag w:val="goog_rdk_21"/>
        </w:sdtPr>
        <w:sdtContent>
          <w:commentRangeStart w:id="20"/>
        </w:sdtContent>
      </w:sdt>
      <w:r w:rsidDel="00000000" w:rsidR="00000000" w:rsidRPr="00000000">
        <w:rPr>
          <w:sz w:val="20"/>
          <w:szCs w:val="20"/>
          <w:rtl w:val="0"/>
        </w:rPr>
        <w:t xml:space="preserve"> </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CC">
      <w:pPr>
        <w:jc w:val="both"/>
        <w:rPr>
          <w:sz w:val="20"/>
          <w:szCs w:val="20"/>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Diseño de una encuesta</w:t>
      </w:r>
    </w:p>
    <w:p w:rsidR="00000000" w:rsidDel="00000000" w:rsidP="00000000" w:rsidRDefault="00000000" w:rsidRPr="00000000" w14:paraId="000000C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Como se mencionó anteriormente las encuestas surgen al momento en que una persona necesite conocer información de un tema determinado y no cuente con la información necesaria para tal fin, para la realización de este insumo se deben tener en cuenta algunos parámetros, para conocerlos revise con atención el siguiente recurso educativo:</w:t>
      </w:r>
    </w:p>
    <w:p w:rsidR="00000000" w:rsidDel="00000000" w:rsidP="00000000" w:rsidRDefault="00000000" w:rsidRPr="00000000" w14:paraId="000000D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673100</wp:posOffset>
                </wp:positionH>
                <wp:positionV relativeFrom="paragraph">
                  <wp:posOffset>25400</wp:posOffset>
                </wp:positionV>
                <wp:extent cx="5107305" cy="638175"/>
                <wp:effectExtent b="0" l="0" r="0" t="0"/>
                <wp:wrapNone/>
                <wp:docPr id="592" name=""/>
                <a:graphic>
                  <a:graphicData uri="http://schemas.microsoft.com/office/word/2010/wordprocessingShape">
                    <wps:wsp>
                      <wps:cNvSpPr/>
                      <wps:cNvPr id="16" name="Shape 16"/>
                      <wps:spPr>
                        <a:xfrm>
                          <a:off x="2811398" y="3479963"/>
                          <a:ext cx="5069205" cy="60007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Infografía estática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DI_CF08_2.2 Parámetros para la realización de encuestas.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673100</wp:posOffset>
                </wp:positionH>
                <wp:positionV relativeFrom="paragraph">
                  <wp:posOffset>25400</wp:posOffset>
                </wp:positionV>
                <wp:extent cx="5107305" cy="638175"/>
                <wp:effectExtent b="0" l="0" r="0" t="0"/>
                <wp:wrapNone/>
                <wp:docPr id="592" name="image24.png"/>
                <a:graphic>
                  <a:graphicData uri="http://schemas.openxmlformats.org/drawingml/2006/picture">
                    <pic:pic>
                      <pic:nvPicPr>
                        <pic:cNvPr id="0" name="image24.png"/>
                        <pic:cNvPicPr preferRelativeResize="0"/>
                      </pic:nvPicPr>
                      <pic:blipFill>
                        <a:blip r:embed="rId24"/>
                        <a:srcRect/>
                        <a:stretch>
                          <a:fillRect/>
                        </a:stretch>
                      </pic:blipFill>
                      <pic:spPr>
                        <a:xfrm>
                          <a:off x="0" y="0"/>
                          <a:ext cx="5107305" cy="638175"/>
                        </a:xfrm>
                        <a:prstGeom prst="rect"/>
                        <a:ln/>
                      </pic:spPr>
                    </pic:pic>
                  </a:graphicData>
                </a:graphic>
              </wp:anchor>
            </w:drawing>
          </mc:Fallback>
        </mc:AlternateContent>
      </w:r>
    </w:p>
    <w:p w:rsidR="00000000" w:rsidDel="00000000" w:rsidP="00000000" w:rsidRDefault="00000000" w:rsidRPr="00000000" w14:paraId="000000D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D3">
      <w:pPr>
        <w:jc w:val="both"/>
        <w:rPr>
          <w:sz w:val="20"/>
          <w:szCs w:val="20"/>
        </w:rPr>
      </w:pPr>
      <w:sdt>
        <w:sdtPr>
          <w:tag w:val="goog_rdk_22"/>
        </w:sdtPr>
        <w:sdtContent>
          <w:commentRangeStart w:id="21"/>
        </w:sdtContent>
      </w:sdt>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jc w:val="both"/>
        <w:rPr>
          <w:color w:val="000000"/>
          <w:sz w:val="20"/>
          <w:szCs w:val="20"/>
        </w:rPr>
      </w:pP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101600</wp:posOffset>
                </wp:positionV>
                <wp:extent cx="6070931" cy="833247"/>
                <wp:effectExtent b="0" l="0" r="0" t="0"/>
                <wp:wrapNone/>
                <wp:docPr id="594" name=""/>
                <a:graphic>
                  <a:graphicData uri="http://schemas.microsoft.com/office/word/2010/wordprocessingShape">
                    <wps:wsp>
                      <wps:cNvSpPr/>
                      <wps:cNvPr id="18" name="Shape 18"/>
                      <wps:spPr>
                        <a:xfrm>
                          <a:off x="2324822" y="3377664"/>
                          <a:ext cx="6042356" cy="804672"/>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ffffff"/>
                                <w:sz w:val="20"/>
                                <w:vertAlign w:val="baseline"/>
                              </w:rPr>
                              <w:t xml:space="preserve">Hoy en día las encuestasen línea son las más utilizadas por la gran mayoría de personas, ya que por medio de estas se optimizan recursos valiosos como dinero y tiempo (rapidez y bajo costo), por ejemplo, se podría hablar de los formularios que ofrece (</w:t>
                            </w:r>
                            <w:r w:rsidDel="00000000" w:rsidR="00000000" w:rsidRPr="00000000">
                              <w:rPr>
                                <w:rFonts w:ascii="Arial" w:cs="Arial" w:eastAsia="Arial" w:hAnsi="Arial"/>
                                <w:b w:val="0"/>
                                <w:i w:val="1"/>
                                <w:smallCaps w:val="0"/>
                                <w:strike w:val="0"/>
                                <w:color w:val="ffffff"/>
                                <w:sz w:val="20"/>
                                <w:vertAlign w:val="baseline"/>
                              </w:rPr>
                              <w:t xml:space="preserve">Google Forms</w:t>
                            </w:r>
                            <w:r w:rsidDel="00000000" w:rsidR="00000000" w:rsidRPr="00000000">
                              <w:rPr>
                                <w:rFonts w:ascii="Arial" w:cs="Arial" w:eastAsia="Arial" w:hAnsi="Arial"/>
                                <w:b w:val="0"/>
                                <w:i w:val="0"/>
                                <w:smallCaps w:val="0"/>
                                <w:strike w:val="0"/>
                                <w:color w:val="ffffff"/>
                                <w:sz w:val="20"/>
                                <w:vertAlign w:val="baseline"/>
                              </w:rPr>
                              <w:t xml:space="preserve">) esta herramienta optimiza el resultado de una encuesta de manera eficaz, precisa y organizada.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101600</wp:posOffset>
                </wp:positionV>
                <wp:extent cx="6070931" cy="833247"/>
                <wp:effectExtent b="0" l="0" r="0" t="0"/>
                <wp:wrapNone/>
                <wp:docPr id="594" name="image26.png"/>
                <a:graphic>
                  <a:graphicData uri="http://schemas.openxmlformats.org/drawingml/2006/picture">
                    <pic:pic>
                      <pic:nvPicPr>
                        <pic:cNvPr id="0" name="image26.png"/>
                        <pic:cNvPicPr preferRelativeResize="0"/>
                      </pic:nvPicPr>
                      <pic:blipFill>
                        <a:blip r:embed="rId25"/>
                        <a:srcRect/>
                        <a:stretch>
                          <a:fillRect/>
                        </a:stretch>
                      </pic:blipFill>
                      <pic:spPr>
                        <a:xfrm>
                          <a:off x="0" y="0"/>
                          <a:ext cx="6070931" cy="833247"/>
                        </a:xfrm>
                        <a:prstGeom prst="rect"/>
                        <a:ln/>
                      </pic:spPr>
                    </pic:pic>
                  </a:graphicData>
                </a:graphic>
              </wp:anchor>
            </w:drawing>
          </mc:Fallback>
        </mc:AlternateContent>
      </w:r>
    </w:p>
    <w:p w:rsidR="00000000" w:rsidDel="00000000" w:rsidP="00000000" w:rsidRDefault="00000000" w:rsidRPr="00000000" w14:paraId="000000D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Una encuesta </w:t>
      </w:r>
      <w:r w:rsidDel="00000000" w:rsidR="00000000" w:rsidRPr="00000000">
        <w:rPr>
          <w:i w:val="1"/>
          <w:color w:val="000000"/>
          <w:sz w:val="20"/>
          <w:szCs w:val="20"/>
          <w:rtl w:val="0"/>
        </w:rPr>
        <w:t xml:space="preserve">online</w:t>
      </w:r>
      <w:r w:rsidDel="00000000" w:rsidR="00000000" w:rsidRPr="00000000">
        <w:rPr>
          <w:color w:val="000000"/>
          <w:sz w:val="20"/>
          <w:szCs w:val="20"/>
          <w:rtl w:val="0"/>
        </w:rPr>
        <w:t xml:space="preserve"> le permitirán tener una mejor cobertura de acuerdo al tipo de población al que </w:t>
      </w:r>
      <w:r w:rsidDel="00000000" w:rsidR="00000000" w:rsidRPr="00000000">
        <w:rPr>
          <w:sz w:val="20"/>
          <w:szCs w:val="20"/>
          <w:rtl w:val="0"/>
        </w:rPr>
        <w:t xml:space="preserve">esté</w:t>
      </w:r>
      <w:r w:rsidDel="00000000" w:rsidR="00000000" w:rsidRPr="00000000">
        <w:rPr>
          <w:color w:val="000000"/>
          <w:sz w:val="20"/>
          <w:szCs w:val="20"/>
          <w:rtl w:val="0"/>
        </w:rPr>
        <w:t xml:space="preserve"> orientada y al tipo de mercado al cual </w:t>
      </w:r>
      <w:r w:rsidDel="00000000" w:rsidR="00000000" w:rsidRPr="00000000">
        <w:rPr>
          <w:sz w:val="20"/>
          <w:szCs w:val="20"/>
          <w:rtl w:val="0"/>
        </w:rPr>
        <w:t xml:space="preserve">esté</w:t>
      </w:r>
      <w:r w:rsidDel="00000000" w:rsidR="00000000" w:rsidRPr="00000000">
        <w:rPr>
          <w:color w:val="000000"/>
          <w:sz w:val="20"/>
          <w:szCs w:val="20"/>
          <w:rtl w:val="0"/>
        </w:rPr>
        <w:t xml:space="preserve"> dirigido, es importante tener en cuenta que este tipo de encuesta no requiere que las personas encuestadas se encuentren en el mismo lugar y tampoco se necesita contratar personas para que desarrollen la encuesta, además se facilita el uso de gráficos e imágenes full color lo que hará que la encuesta visualmente sea llamativa, además, el análisis de los datos consignados y resultados se pueden obtener en tiempo real.</w:t>
      </w:r>
    </w:p>
    <w:p w:rsidR="00000000" w:rsidDel="00000000" w:rsidP="00000000" w:rsidRDefault="00000000" w:rsidRPr="00000000" w14:paraId="000000D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Características de una encuesta</w:t>
      </w:r>
    </w:p>
    <w:p w:rsidR="00000000" w:rsidDel="00000000" w:rsidP="00000000" w:rsidRDefault="00000000" w:rsidRPr="00000000" w14:paraId="000000E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Por lo general las encuestas cuentan con preguntas específicas, orientadas a temas en especial, es un insumo de opinión </w:t>
      </w:r>
      <w:r w:rsidDel="00000000" w:rsidR="00000000" w:rsidRPr="00000000">
        <w:rPr>
          <w:sz w:val="20"/>
          <w:szCs w:val="20"/>
          <w:rtl w:val="0"/>
        </w:rPr>
        <w:t xml:space="preserve">pública</w:t>
      </w:r>
      <w:r w:rsidDel="00000000" w:rsidR="00000000" w:rsidRPr="00000000">
        <w:rPr>
          <w:color w:val="000000"/>
          <w:sz w:val="20"/>
          <w:szCs w:val="20"/>
          <w:rtl w:val="0"/>
        </w:rPr>
        <w:t xml:space="preserve"> que a través de preguntas específicas se obtiene una información específica, de una u otra forma una encuesta busca persuadir o influir a la audiencia, es un insumo demasiado valioso al momento de ser aplicado por especialistas, expertos y profesionales de proyectos, tenga en cuenta que no solo se hacen encuestas al momento de lanzar al mercado un producto, ya que se podrán utilizar dentro de procesos existen en busca de mejora  o medir comportamientos de productos de acuerdo a tendencias del momento, teniendo esto claro revise en el recurso propuesto  en el que conocerá algunos sugerencias para  aplicarlas y ponerlas en práctica:</w:t>
      </w:r>
    </w:p>
    <w:p w:rsidR="00000000" w:rsidDel="00000000" w:rsidP="00000000" w:rsidRDefault="00000000" w:rsidRPr="00000000" w14:paraId="000000E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E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673100</wp:posOffset>
                </wp:positionH>
                <wp:positionV relativeFrom="paragraph">
                  <wp:posOffset>25400</wp:posOffset>
                </wp:positionV>
                <wp:extent cx="5107305" cy="638175"/>
                <wp:effectExtent b="0" l="0" r="0" t="0"/>
                <wp:wrapNone/>
                <wp:docPr id="595" name=""/>
                <a:graphic>
                  <a:graphicData uri="http://schemas.microsoft.com/office/word/2010/wordprocessingShape">
                    <wps:wsp>
                      <wps:cNvSpPr/>
                      <wps:cNvPr id="19" name="Shape 19"/>
                      <wps:spPr>
                        <a:xfrm>
                          <a:off x="2811398" y="3479963"/>
                          <a:ext cx="5069205" cy="60007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Infografía interactiva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DI_CF08_2.2 sugerencias para aplicar una encuesta.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673100</wp:posOffset>
                </wp:positionH>
                <wp:positionV relativeFrom="paragraph">
                  <wp:posOffset>25400</wp:posOffset>
                </wp:positionV>
                <wp:extent cx="5107305" cy="638175"/>
                <wp:effectExtent b="0" l="0" r="0" t="0"/>
                <wp:wrapNone/>
                <wp:docPr id="595" name="image27.png"/>
                <a:graphic>
                  <a:graphicData uri="http://schemas.openxmlformats.org/drawingml/2006/picture">
                    <pic:pic>
                      <pic:nvPicPr>
                        <pic:cNvPr id="0" name="image27.png"/>
                        <pic:cNvPicPr preferRelativeResize="0"/>
                      </pic:nvPicPr>
                      <pic:blipFill>
                        <a:blip r:embed="rId26"/>
                        <a:srcRect/>
                        <a:stretch>
                          <a:fillRect/>
                        </a:stretch>
                      </pic:blipFill>
                      <pic:spPr>
                        <a:xfrm>
                          <a:off x="0" y="0"/>
                          <a:ext cx="5107305" cy="638175"/>
                        </a:xfrm>
                        <a:prstGeom prst="rect"/>
                        <a:ln/>
                      </pic:spPr>
                    </pic:pic>
                  </a:graphicData>
                </a:graphic>
              </wp:anchor>
            </w:drawing>
          </mc:Fallback>
        </mc:AlternateContent>
      </w:r>
    </w:p>
    <w:p w:rsidR="00000000" w:rsidDel="00000000" w:rsidP="00000000" w:rsidRDefault="00000000" w:rsidRPr="00000000" w14:paraId="000000E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5">
      <w:pPr>
        <w:jc w:val="both"/>
        <w:rPr>
          <w:sz w:val="20"/>
          <w:szCs w:val="20"/>
        </w:rPr>
      </w:pPr>
      <w:sdt>
        <w:sdtPr>
          <w:tag w:val="goog_rdk_23"/>
        </w:sdtPr>
        <w:sdtContent>
          <w:commentRangeStart w:id="22"/>
        </w:sdtContent>
      </w:sdt>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jc w:val="both"/>
        <w:rPr>
          <w:color w:val="000000"/>
          <w:sz w:val="20"/>
          <w:szCs w:val="20"/>
        </w:rPr>
      </w:pP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jc w:val="both"/>
        <w:rPr>
          <w:color w:val="000000"/>
          <w:sz w:val="16"/>
          <w:szCs w:val="16"/>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2.3. Registros </w:t>
      </w:r>
    </w:p>
    <w:p w:rsidR="00000000" w:rsidDel="00000000" w:rsidP="00000000" w:rsidRDefault="00000000" w:rsidRPr="00000000" w14:paraId="000000E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registro de datos se encarga de inspeccionar eventos con los cuales se pueden monitorear datos en tiempo real, específicamente datos con precisión los cuales permitan detectar anomalías y tomar decisiones de forma rápida para mitigar algún tipo de problema que pueda presentar una organización.</w:t>
      </w:r>
    </w:p>
    <w:p w:rsidR="00000000" w:rsidDel="00000000" w:rsidP="00000000" w:rsidRDefault="00000000" w:rsidRPr="00000000" w14:paraId="000000E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Un registro simboliza un solo objeto de datos expresamente estructurados en una tabla. En pocas palabras, puede pensar en una tabla de base de datos </w:t>
      </w:r>
      <w:r w:rsidDel="00000000" w:rsidR="00000000" w:rsidRPr="00000000">
        <w:rPr>
          <w:sz w:val="20"/>
          <w:szCs w:val="20"/>
          <w:rtl w:val="0"/>
        </w:rPr>
        <w:t xml:space="preserve">compuesta</w:t>
      </w:r>
      <w:r w:rsidDel="00000000" w:rsidR="00000000" w:rsidRPr="00000000">
        <w:rPr>
          <w:color w:val="000000"/>
          <w:sz w:val="20"/>
          <w:szCs w:val="20"/>
          <w:rtl w:val="0"/>
        </w:rPr>
        <w:t xml:space="preserve"> por filas, campos y columnas. Dejando claro que cada fila de la tabla hace parte de un conjunto de datos relacionados y las filas de una misma tabla poseen la misma organización, de igual forma un registro hace referencia al conjunto de espacios asignados que contienen. Se les asigna automáticamente un número de serie (número de registro). Esto a veces se usa como un índice, pero generalmente es conveniente asignar un campo clave para buscar en cada registro.</w:t>
      </w:r>
    </w:p>
    <w:p w:rsidR="00000000" w:rsidDel="00000000" w:rsidP="00000000" w:rsidRDefault="00000000" w:rsidRPr="00000000" w14:paraId="000000E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ind w:left="1417.3228346456694" w:firstLine="0"/>
        <w:jc w:val="both"/>
        <w:rPr>
          <w:color w:val="000000"/>
          <w:sz w:val="20"/>
          <w:szCs w:val="20"/>
        </w:rPr>
      </w:pPr>
      <w:r w:rsidDel="00000000" w:rsidR="00000000" w:rsidRPr="00000000">
        <w:rPr>
          <w:b w:val="1"/>
          <w:color w:val="000000"/>
          <w:sz w:val="20"/>
          <w:szCs w:val="20"/>
          <w:rtl w:val="0"/>
        </w:rPr>
        <w:t xml:space="preserve">Figura 1</w:t>
      </w:r>
      <w:r w:rsidDel="00000000" w:rsidR="00000000" w:rsidRPr="00000000">
        <w:rPr>
          <w:color w:val="000000"/>
          <w:sz w:val="20"/>
          <w:szCs w:val="20"/>
          <w:rtl w:val="0"/>
        </w:rPr>
        <w:t xml:space="preserve"> </w:t>
      </w:r>
    </w:p>
    <w:p w:rsidR="00000000" w:rsidDel="00000000" w:rsidP="00000000" w:rsidRDefault="00000000" w:rsidRPr="00000000" w14:paraId="000000F1">
      <w:pPr>
        <w:pBdr>
          <w:top w:space="0" w:sz="0" w:val="nil"/>
          <w:left w:space="0" w:sz="0" w:val="nil"/>
          <w:bottom w:space="0" w:sz="0" w:val="nil"/>
          <w:right w:space="0" w:sz="0" w:val="nil"/>
          <w:between w:space="0" w:sz="0" w:val="nil"/>
        </w:pBdr>
        <w:ind w:left="1417.3228346456694" w:firstLine="0"/>
        <w:jc w:val="both"/>
        <w:rPr>
          <w:i w:val="1"/>
          <w:color w:val="000000"/>
          <w:sz w:val="20"/>
          <w:szCs w:val="20"/>
        </w:rPr>
      </w:pPr>
      <w:r w:rsidDel="00000000" w:rsidR="00000000" w:rsidRPr="00000000">
        <w:rPr>
          <w:i w:val="1"/>
          <w:color w:val="000000"/>
          <w:sz w:val="20"/>
          <w:szCs w:val="20"/>
          <w:rtl w:val="0"/>
        </w:rPr>
        <w:t xml:space="preserve">Registro de datos </w:t>
      </w:r>
    </w:p>
    <w:p w:rsidR="00000000" w:rsidDel="00000000" w:rsidP="00000000" w:rsidRDefault="00000000" w:rsidRPr="00000000" w14:paraId="000000F2">
      <w:pPr>
        <w:pBdr>
          <w:top w:space="0" w:sz="0" w:val="nil"/>
          <w:left w:space="0" w:sz="0" w:val="nil"/>
          <w:bottom w:space="0" w:sz="0" w:val="nil"/>
          <w:right w:space="0" w:sz="0" w:val="nil"/>
          <w:between w:space="0" w:sz="0" w:val="nil"/>
        </w:pBdr>
        <w:jc w:val="both"/>
        <w:rPr>
          <w:color w:val="000000"/>
          <w:sz w:val="20"/>
          <w:szCs w:val="20"/>
        </w:rPr>
      </w:pPr>
      <w:sdt>
        <w:sdtPr>
          <w:tag w:val="goog_rdk_24"/>
        </w:sdtPr>
        <w:sdtContent>
          <w:commentRangeStart w:id="23"/>
        </w:sdtContent>
      </w:sdt>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jc w:val="both"/>
        <w:rPr>
          <w:color w:val="000000"/>
          <w:sz w:val="20"/>
          <w:szCs w:val="20"/>
        </w:rPr>
      </w:pPr>
      <w:commentRangeEnd w:id="23"/>
      <w:r w:rsidDel="00000000" w:rsidR="00000000" w:rsidRPr="00000000">
        <w:commentReference w:id="2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965835</wp:posOffset>
            </wp:positionH>
            <wp:positionV relativeFrom="paragraph">
              <wp:posOffset>52070</wp:posOffset>
            </wp:positionV>
            <wp:extent cx="4789830" cy="1748874"/>
            <wp:effectExtent b="0" l="0" r="0" t="0"/>
            <wp:wrapNone/>
            <wp:docPr id="604"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4789830" cy="1748874"/>
                    </a:xfrm>
                    <a:prstGeom prst="rect"/>
                    <a:ln/>
                  </pic:spPr>
                </pic:pic>
              </a:graphicData>
            </a:graphic>
          </wp:anchor>
        </w:drawing>
      </w:r>
    </w:p>
    <w:p w:rsidR="00000000" w:rsidDel="00000000" w:rsidP="00000000" w:rsidRDefault="00000000" w:rsidRPr="00000000" w14:paraId="000000F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Una base de datos personal es una colección de información organizada en medios físicos o electrónicos. En general, la gran mayoría de empresas tienen una base de datos de empleados, clientes y proveedores, un dato personal es información que está o puede estar vinculada a una o más personas naturales. Estos datos casi siempre pueden ser públicos o privados; por otro lado, cuando se habla de tratamiento de datos personales, se hace referencia a todas las actividades realizadas con cualquier tipo de información personal, tales como, recopilar, almacenar, consultar, actualizar o compartir estos datos. Lo anterior en base al propósito planteado por la empresa teniendo claro el para </w:t>
      </w:r>
      <w:r w:rsidDel="00000000" w:rsidR="00000000" w:rsidRPr="00000000">
        <w:rPr>
          <w:sz w:val="20"/>
          <w:szCs w:val="20"/>
          <w:rtl w:val="0"/>
        </w:rPr>
        <w:t xml:space="preserve">qué</w:t>
      </w:r>
      <w:r w:rsidDel="00000000" w:rsidR="00000000" w:rsidRPr="00000000">
        <w:rPr>
          <w:color w:val="000000"/>
          <w:sz w:val="20"/>
          <w:szCs w:val="20"/>
          <w:rtl w:val="0"/>
        </w:rPr>
        <w:t xml:space="preserve"> de la base de datos. </w:t>
      </w:r>
    </w:p>
    <w:p w:rsidR="00000000" w:rsidDel="00000000" w:rsidP="00000000" w:rsidRDefault="00000000" w:rsidRPr="00000000" w14:paraId="0000010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Importancia de los registros de datos para una empresa</w:t>
      </w:r>
    </w:p>
    <w:p w:rsidR="00000000" w:rsidDel="00000000" w:rsidP="00000000" w:rsidRDefault="00000000" w:rsidRPr="00000000" w14:paraId="0000010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Conservar los registros de datos es una manera adecuada para que las organizaciones supervisen la utilidad y el rendimiento de todas las aplicaciones de una infraestructura </w:t>
      </w:r>
      <w:r w:rsidDel="00000000" w:rsidR="00000000" w:rsidRPr="00000000">
        <w:rPr>
          <w:sz w:val="20"/>
          <w:szCs w:val="20"/>
          <w:rtl w:val="0"/>
        </w:rPr>
        <w:t xml:space="preserve">independientemente de su oficio</w:t>
      </w:r>
      <w:r w:rsidDel="00000000" w:rsidR="00000000" w:rsidRPr="00000000">
        <w:rPr>
          <w:color w:val="000000"/>
          <w:sz w:val="20"/>
          <w:szCs w:val="20"/>
          <w:rtl w:val="0"/>
        </w:rPr>
        <w:t xml:space="preserve">. Los registros de datos servirán al momento de evidenciar cualquier tipo de contingencia, puede ser importante para solucionar problemas en ciertas situaciones, optimizando tiempo, dinero y recursos tanto físicos como económicos.</w:t>
      </w:r>
    </w:p>
    <w:p w:rsidR="00000000" w:rsidDel="00000000" w:rsidP="00000000" w:rsidRDefault="00000000" w:rsidRPr="00000000" w14:paraId="0000010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Cuando se usan correctamente, los datos de registro estos se podrán transformar en inteligencia operativa, dicho registro permite monitorear cuidadosamente los procesos comerciales de una compra, las transacciones y las suscripciones, como en las tiendas de comercio electrónico, en conclusión, los mecanismos eficientes de registro de datos le permiten monitorear mejor un negocio.</w:t>
      </w:r>
    </w:p>
    <w:p w:rsidR="00000000" w:rsidDel="00000000" w:rsidP="00000000" w:rsidRDefault="00000000" w:rsidRPr="00000000" w14:paraId="0000010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Métodos de recopilación de datos</w:t>
      </w:r>
    </w:p>
    <w:p w:rsidR="00000000" w:rsidDel="00000000" w:rsidP="00000000" w:rsidRDefault="00000000" w:rsidRPr="00000000" w14:paraId="0000010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Hay muchas formas de recopilar datos, y debe encontrar la que mejor se adapte al tipo de investigación y análisis que desea realizar. En primer lugar, debe decidir si desea que el estudio sea cualitativo, cuantitativo o combinado. De cualquier manera, puede profundizar más en el tema. </w:t>
      </w:r>
      <w:r w:rsidDel="00000000" w:rsidR="00000000" w:rsidRPr="00000000">
        <w:rPr>
          <w:sz w:val="20"/>
          <w:szCs w:val="20"/>
          <w:rtl w:val="0"/>
        </w:rPr>
        <w:t xml:space="preserve">Una</w:t>
      </w:r>
      <w:r w:rsidDel="00000000" w:rsidR="00000000" w:rsidRPr="00000000">
        <w:rPr>
          <w:color w:val="000000"/>
          <w:sz w:val="20"/>
          <w:szCs w:val="20"/>
          <w:rtl w:val="0"/>
        </w:rPr>
        <w:t xml:space="preserve"> indagación cuantitativa involucra siempre la recopilación de datos numéricos. Si no necesita números, su estudio es cualitativo. Los métodos de selección de datos cuantitativos siempre utilizan datos que puedan ser medibles.</w:t>
      </w:r>
    </w:p>
    <w:p w:rsidR="00000000" w:rsidDel="00000000" w:rsidP="00000000" w:rsidRDefault="00000000" w:rsidRPr="00000000" w14:paraId="0000010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Cuando se trata de una investigación cuantitativa lo primero que se debe realizar es un diseño de recolección de datos para generar un muestreo aquí se podrá tomar como referencia los formatos de encuestas, y sus metodologías las cuales pueden ser en persona, </w:t>
      </w:r>
      <w:r w:rsidDel="00000000" w:rsidR="00000000" w:rsidRPr="00000000">
        <w:rPr>
          <w:sz w:val="20"/>
          <w:szCs w:val="20"/>
          <w:rtl w:val="0"/>
        </w:rPr>
        <w:t xml:space="preserve">vía telefónica</w:t>
      </w:r>
      <w:r w:rsidDel="00000000" w:rsidR="00000000" w:rsidRPr="00000000">
        <w:rPr>
          <w:color w:val="000000"/>
          <w:sz w:val="20"/>
          <w:szCs w:val="20"/>
          <w:rtl w:val="0"/>
        </w:rPr>
        <w:t xml:space="preserve"> o en línea, tenga en </w:t>
      </w:r>
      <w:r w:rsidDel="00000000" w:rsidR="00000000" w:rsidRPr="00000000">
        <w:rPr>
          <w:sz w:val="20"/>
          <w:szCs w:val="20"/>
          <w:rtl w:val="0"/>
        </w:rPr>
        <w:t xml:space="preserve">cuenta</w:t>
      </w:r>
      <w:r w:rsidDel="00000000" w:rsidR="00000000" w:rsidRPr="00000000">
        <w:rPr>
          <w:color w:val="000000"/>
          <w:sz w:val="20"/>
          <w:szCs w:val="20"/>
          <w:rtl w:val="0"/>
        </w:rPr>
        <w:t xml:space="preserve"> en tener las preguntas bien definidas para analizarlas posteriormente, de igual forma si cuenta con una dato secundario no olvide de donde proviene la información por general son fuentes secundarias.</w:t>
      </w:r>
    </w:p>
    <w:p w:rsidR="00000000" w:rsidDel="00000000" w:rsidP="00000000" w:rsidRDefault="00000000" w:rsidRPr="00000000" w14:paraId="0000010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Al momento de hablar de una investigación cualitativa se hace referencia a un tema netamente exploratorio el cual es utilizado para comprender razones y motivos sobre temas específicos y ayudan a formular hipótesis para posibles indagaciones cuantitativas. Tenga en cuenta que los métodos de recopilación de datos cualitativos analizan los motivos de la decisión.</w:t>
      </w:r>
    </w:p>
    <w:p w:rsidR="00000000" w:rsidDel="00000000" w:rsidP="00000000" w:rsidRDefault="00000000" w:rsidRPr="00000000" w14:paraId="0000010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0">
      <w:pPr>
        <w:numPr>
          <w:ilvl w:val="0"/>
          <w:numId w:val="5"/>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Formatos abiertos y cerrados</w:t>
      </w:r>
      <w:r w:rsidDel="00000000" w:rsidR="00000000" w:rsidRPr="00000000">
        <w:rPr>
          <w:color w:val="000000"/>
          <w:sz w:val="20"/>
          <w:szCs w:val="20"/>
          <w:rtl w:val="0"/>
        </w:rPr>
        <w:t xml:space="preserve">: un formato es "la estructura interna y la codificación de un objeto digital que le permite manipularlo y hacerlo accesible". Por ejemplo, hay formatos comunes como texto, imágenes y audio, que a menudo se usan solo dentro de una disciplina o comunidad de investigación en particular.</w:t>
      </w:r>
    </w:p>
    <w:p w:rsidR="00000000" w:rsidDel="00000000" w:rsidP="00000000" w:rsidRDefault="00000000" w:rsidRPr="00000000" w14:paraId="00000111">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12">
      <w:pPr>
        <w:numPr>
          <w:ilvl w:val="0"/>
          <w:numId w:val="5"/>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Tipos de formatos abiertos y cerrados</w:t>
      </w:r>
      <w:r w:rsidDel="00000000" w:rsidR="00000000" w:rsidRPr="00000000">
        <w:rPr>
          <w:color w:val="000000"/>
          <w:sz w:val="20"/>
          <w:szCs w:val="20"/>
          <w:rtl w:val="0"/>
        </w:rPr>
        <w:t xml:space="preserve">: un formato abierto es aquel donde las especificaciones del </w:t>
      </w:r>
      <w:r w:rsidDel="00000000" w:rsidR="00000000" w:rsidRPr="00000000">
        <w:rPr>
          <w:i w:val="1"/>
          <w:color w:val="000000"/>
          <w:sz w:val="20"/>
          <w:szCs w:val="20"/>
          <w:rtl w:val="0"/>
        </w:rPr>
        <w:t xml:space="preserve">software </w:t>
      </w:r>
      <w:r w:rsidDel="00000000" w:rsidR="00000000" w:rsidRPr="00000000">
        <w:rPr>
          <w:color w:val="000000"/>
          <w:sz w:val="20"/>
          <w:szCs w:val="20"/>
          <w:rtl w:val="0"/>
        </w:rPr>
        <w:t xml:space="preserve">están disponibles para cualquier persona, de forma gratuita. Si el formato es de archivo cerrado, podría utilizarse, solo si el propietario cuenta con los permisos necesarios, pues este se puede restringir y no puede ser manipulado por cualquier persona.</w:t>
      </w:r>
    </w:p>
    <w:p w:rsidR="00000000" w:rsidDel="00000000" w:rsidP="00000000" w:rsidRDefault="00000000" w:rsidRPr="00000000" w14:paraId="0000011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Al crear, procesar y administrar datos investigativos, se debe comprender con qué </w:t>
      </w:r>
      <w:r w:rsidDel="00000000" w:rsidR="00000000" w:rsidRPr="00000000">
        <w:rPr>
          <w:sz w:val="20"/>
          <w:szCs w:val="20"/>
          <w:rtl w:val="0"/>
        </w:rPr>
        <w:t xml:space="preserve">formato se está</w:t>
      </w:r>
      <w:r w:rsidDel="00000000" w:rsidR="00000000" w:rsidRPr="00000000">
        <w:rPr>
          <w:color w:val="000000"/>
          <w:sz w:val="20"/>
          <w:szCs w:val="20"/>
          <w:rtl w:val="0"/>
        </w:rPr>
        <w:t xml:space="preserve"> trabajando. Los formatos por lo general están vinculados a un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y </w:t>
      </w:r>
      <w:r w:rsidDel="00000000" w:rsidR="00000000" w:rsidRPr="00000000">
        <w:rPr>
          <w:i w:val="1"/>
          <w:color w:val="000000"/>
          <w:sz w:val="20"/>
          <w:szCs w:val="20"/>
          <w:rtl w:val="0"/>
        </w:rPr>
        <w:t xml:space="preserve">hardware</w:t>
      </w:r>
      <w:r w:rsidDel="00000000" w:rsidR="00000000" w:rsidRPr="00000000">
        <w:rPr>
          <w:color w:val="000000"/>
          <w:sz w:val="20"/>
          <w:szCs w:val="20"/>
          <w:rtl w:val="0"/>
        </w:rPr>
        <w:t xml:space="preserve"> específicos, por lo que la reutilización futura depende de la disponibilidad a mediano y largo plazo. Por lo tanto, al usar un formato cerrado, recuerde obtener el </w:t>
      </w:r>
      <w:r w:rsidDel="00000000" w:rsidR="00000000" w:rsidRPr="00000000">
        <w:rPr>
          <w:i w:val="1"/>
          <w:color w:val="000000"/>
          <w:sz w:val="20"/>
          <w:szCs w:val="20"/>
          <w:rtl w:val="0"/>
        </w:rPr>
        <w:t xml:space="preserve">software </w:t>
      </w:r>
      <w:r w:rsidDel="00000000" w:rsidR="00000000" w:rsidRPr="00000000">
        <w:rPr>
          <w:color w:val="000000"/>
          <w:sz w:val="20"/>
          <w:szCs w:val="20"/>
          <w:rtl w:val="0"/>
        </w:rPr>
        <w:t xml:space="preserve">apropiado sé que necesita para poder actualizarlo y acceder a este en el momento que se requiera sin que tenga algún limitante.</w:t>
      </w:r>
    </w:p>
    <w:p w:rsidR="00000000" w:rsidDel="00000000" w:rsidP="00000000" w:rsidRDefault="00000000" w:rsidRPr="00000000" w14:paraId="0000011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3. Datos</w:t>
      </w:r>
    </w:p>
    <w:p w:rsidR="00000000" w:rsidDel="00000000" w:rsidP="00000000" w:rsidRDefault="00000000" w:rsidRPr="00000000" w14:paraId="0000011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Hoy en día la tecnología es la mejor forma de comunicarse entre sí. Esto gracias a la manera en que se digitalizan la información y los datos generados de acuerdo a un tema determinado, el análisis cuidadoso de dichos datos permite, a cualquier organización, la toma de decisiones acertadas.</w:t>
      </w:r>
    </w:p>
    <w:p w:rsidR="00000000" w:rsidDel="00000000" w:rsidP="00000000" w:rsidRDefault="00000000" w:rsidRPr="00000000" w14:paraId="0000011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datos son conocimientos recopilados que permiten </w:t>
      </w:r>
      <w:r w:rsidDel="00000000" w:rsidR="00000000" w:rsidRPr="00000000">
        <w:rPr>
          <w:sz w:val="20"/>
          <w:szCs w:val="20"/>
          <w:rtl w:val="0"/>
        </w:rPr>
        <w:t xml:space="preserve">el</w:t>
      </w:r>
      <w:r w:rsidDel="00000000" w:rsidR="00000000" w:rsidRPr="00000000">
        <w:rPr>
          <w:color w:val="000000"/>
          <w:sz w:val="20"/>
          <w:szCs w:val="20"/>
          <w:rtl w:val="0"/>
        </w:rPr>
        <w:t xml:space="preserve"> análisis sintetizando del tipo de interacción de los clientes con el fin de rastrear la conducta de un producto determinado; pues estos permiten tener presentes las necesidades prioritarias, minimizar riesgos y obtener un punto de mejora constante; las encuestas, estadísticas, resultados y entrevistas permiten la correcta selección de datos.</w:t>
      </w:r>
    </w:p>
    <w:p w:rsidR="00000000" w:rsidDel="00000000" w:rsidP="00000000" w:rsidRDefault="00000000" w:rsidRPr="00000000" w14:paraId="0000011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el siguiente recurso, se </w:t>
      </w:r>
      <w:r w:rsidDel="00000000" w:rsidR="00000000" w:rsidRPr="00000000">
        <w:rPr>
          <w:sz w:val="20"/>
          <w:szCs w:val="20"/>
          <w:rtl w:val="0"/>
        </w:rPr>
        <w:t xml:space="preserve">mencionan</w:t>
      </w:r>
      <w:r w:rsidDel="00000000" w:rsidR="00000000" w:rsidRPr="00000000">
        <w:rPr>
          <w:color w:val="000000"/>
          <w:sz w:val="20"/>
          <w:szCs w:val="20"/>
          <w:rtl w:val="0"/>
        </w:rPr>
        <w:t xml:space="preserve"> algunos aspectos a tener en cuenta para apoyar la toma de decisiones por medio de los datos </w:t>
      </w:r>
    </w:p>
    <w:p w:rsidR="00000000" w:rsidDel="00000000" w:rsidP="00000000" w:rsidRDefault="00000000" w:rsidRPr="00000000" w14:paraId="0000011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673100</wp:posOffset>
                </wp:positionH>
                <wp:positionV relativeFrom="paragraph">
                  <wp:posOffset>25400</wp:posOffset>
                </wp:positionV>
                <wp:extent cx="5107305" cy="638175"/>
                <wp:effectExtent b="0" l="0" r="0" t="0"/>
                <wp:wrapNone/>
                <wp:docPr id="597" name=""/>
                <a:graphic>
                  <a:graphicData uri="http://schemas.microsoft.com/office/word/2010/wordprocessingShape">
                    <wps:wsp>
                      <wps:cNvSpPr/>
                      <wps:cNvPr id="21" name="Shape 21"/>
                      <wps:spPr>
                        <a:xfrm>
                          <a:off x="2811398" y="3479963"/>
                          <a:ext cx="5069205" cy="60007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Infografía estática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DI_CF08_3 Los datos para la toma de decisiones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673100</wp:posOffset>
                </wp:positionH>
                <wp:positionV relativeFrom="paragraph">
                  <wp:posOffset>25400</wp:posOffset>
                </wp:positionV>
                <wp:extent cx="5107305" cy="638175"/>
                <wp:effectExtent b="0" l="0" r="0" t="0"/>
                <wp:wrapNone/>
                <wp:docPr id="597" name="image29.png"/>
                <a:graphic>
                  <a:graphicData uri="http://schemas.openxmlformats.org/drawingml/2006/picture">
                    <pic:pic>
                      <pic:nvPicPr>
                        <pic:cNvPr id="0" name="image29.png"/>
                        <pic:cNvPicPr preferRelativeResize="0"/>
                      </pic:nvPicPr>
                      <pic:blipFill>
                        <a:blip r:embed="rId28"/>
                        <a:srcRect/>
                        <a:stretch>
                          <a:fillRect/>
                        </a:stretch>
                      </pic:blipFill>
                      <pic:spPr>
                        <a:xfrm>
                          <a:off x="0" y="0"/>
                          <a:ext cx="5107305" cy="638175"/>
                        </a:xfrm>
                        <a:prstGeom prst="rect"/>
                        <a:ln/>
                      </pic:spPr>
                    </pic:pic>
                  </a:graphicData>
                </a:graphic>
              </wp:anchor>
            </w:drawing>
          </mc:Fallback>
        </mc:AlternateContent>
      </w:r>
    </w:p>
    <w:p w:rsidR="00000000" w:rsidDel="00000000" w:rsidP="00000000" w:rsidRDefault="00000000" w:rsidRPr="00000000" w14:paraId="0000011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20">
      <w:pPr>
        <w:jc w:val="both"/>
        <w:rPr>
          <w:sz w:val="20"/>
          <w:szCs w:val="20"/>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color w:val="000000"/>
          <w:sz w:val="20"/>
          <w:szCs w:val="20"/>
          <w:rtl w:val="0"/>
        </w:rPr>
        <w:t xml:space="preserve">                                                                                                                                                                   </w:t>
      </w:r>
      <w:sdt>
        <w:sdtPr>
          <w:tag w:val="goog_rdk_25"/>
        </w:sdtPr>
        <w:sdtContent>
          <w:commentRangeStart w:id="24"/>
        </w:sdtContent>
      </w:sdt>
      <w:r w:rsidDel="00000000" w:rsidR="00000000" w:rsidRPr="00000000">
        <w:rPr>
          <w:color w:val="000000"/>
          <w:sz w:val="20"/>
          <w:szCs w:val="20"/>
          <w:rtl w:val="0"/>
        </w:rPr>
        <w:t xml:space="preserve"> </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3.1. Recolección de Datos</w:t>
      </w:r>
    </w:p>
    <w:p w:rsidR="00000000" w:rsidDel="00000000" w:rsidP="00000000" w:rsidRDefault="00000000" w:rsidRPr="00000000" w14:paraId="0000012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Tenga en cuenta que existen diversas técnicas y herramientas para realizar el proceso de recolección de información que le </w:t>
      </w:r>
      <w:r w:rsidDel="00000000" w:rsidR="00000000" w:rsidRPr="00000000">
        <w:rPr>
          <w:sz w:val="20"/>
          <w:szCs w:val="20"/>
          <w:rtl w:val="0"/>
        </w:rPr>
        <w:t xml:space="preserve">brindaría</w:t>
      </w:r>
      <w:r w:rsidDel="00000000" w:rsidR="00000000" w:rsidRPr="00000000">
        <w:rPr>
          <w:color w:val="000000"/>
          <w:sz w:val="20"/>
          <w:szCs w:val="20"/>
          <w:rtl w:val="0"/>
        </w:rPr>
        <w:t xml:space="preserve"> a la empresa varios beneficios, entre los que se encuentran:</w:t>
      </w:r>
    </w:p>
    <w:p w:rsidR="00000000" w:rsidDel="00000000" w:rsidP="00000000" w:rsidRDefault="00000000" w:rsidRPr="00000000" w14:paraId="0000012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28">
      <w:pPr>
        <w:numPr>
          <w:ilvl w:val="0"/>
          <w:numId w:val="4"/>
        </w:numPr>
        <w:pBdr>
          <w:top w:space="0" w:sz="0" w:val="nil"/>
          <w:left w:space="0" w:sz="0" w:val="nil"/>
          <w:bottom w:space="0" w:sz="0" w:val="nil"/>
          <w:right w:space="0" w:sz="0" w:val="nil"/>
          <w:between w:space="0" w:sz="0" w:val="nil"/>
        </w:pBdr>
        <w:ind w:left="720" w:hanging="360"/>
        <w:rPr>
          <w:color w:val="000000"/>
          <w:sz w:val="20"/>
          <w:szCs w:val="20"/>
        </w:rPr>
      </w:pPr>
      <w:sdt>
        <w:sdtPr>
          <w:tag w:val="goog_rdk_26"/>
        </w:sdtPr>
        <w:sdtContent>
          <w:commentRangeStart w:id="25"/>
        </w:sdtContent>
      </w:sdt>
      <w:r w:rsidDel="00000000" w:rsidR="00000000" w:rsidRPr="00000000">
        <w:rPr>
          <w:color w:val="000000"/>
          <w:sz w:val="20"/>
          <w:szCs w:val="20"/>
          <w:rtl w:val="0"/>
        </w:rPr>
        <w:t xml:space="preserve">Tomar decisiones, respaldadas por hechos, en entornos de negocios de forma rápida y efectiva. </w:t>
      </w:r>
    </w:p>
    <w:p w:rsidR="00000000" w:rsidDel="00000000" w:rsidP="00000000" w:rsidRDefault="00000000" w:rsidRPr="00000000" w14:paraId="00000129">
      <w:pPr>
        <w:numPr>
          <w:ilvl w:val="0"/>
          <w:numId w:val="4"/>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Detectar algún tipo de problemática asociada al rendimiento o acciones con alguna referencia especial.</w:t>
      </w:r>
    </w:p>
    <w:p w:rsidR="00000000" w:rsidDel="00000000" w:rsidP="00000000" w:rsidRDefault="00000000" w:rsidRPr="00000000" w14:paraId="0000012A">
      <w:pPr>
        <w:numPr>
          <w:ilvl w:val="0"/>
          <w:numId w:val="4"/>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Tener una mejor comprensión de los clientes y sus requisitos, permitiendo crear un mejor relacionamiento comercial.</w:t>
      </w:r>
    </w:p>
    <w:p w:rsidR="00000000" w:rsidDel="00000000" w:rsidP="00000000" w:rsidRDefault="00000000" w:rsidRPr="00000000" w14:paraId="0000012B">
      <w:pPr>
        <w:numPr>
          <w:ilvl w:val="0"/>
          <w:numId w:val="4"/>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La implementación de medidas de prevención al momento de identificar los riesgos por los cuales este pasando la organización.</w:t>
      </w:r>
    </w:p>
    <w:p w:rsidR="00000000" w:rsidDel="00000000" w:rsidP="00000000" w:rsidRDefault="00000000" w:rsidRPr="00000000" w14:paraId="0000012C">
      <w:pPr>
        <w:numPr>
          <w:ilvl w:val="0"/>
          <w:numId w:val="4"/>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Tener ventaja organizacional de procesos y requerimientos sobre los competidores.</w:t>
      </w:r>
    </w:p>
    <w:p w:rsidR="00000000" w:rsidDel="00000000" w:rsidP="00000000" w:rsidRDefault="00000000" w:rsidRPr="00000000" w14:paraId="0000012D">
      <w:pPr>
        <w:numPr>
          <w:ilvl w:val="0"/>
          <w:numId w:val="4"/>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Conocer el entorno financiero del negocio.</w:t>
      </w:r>
    </w:p>
    <w:p w:rsidR="00000000" w:rsidDel="00000000" w:rsidP="00000000" w:rsidRDefault="00000000" w:rsidRPr="00000000" w14:paraId="0000012E">
      <w:pPr>
        <w:numPr>
          <w:ilvl w:val="0"/>
          <w:numId w:val="4"/>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Reducir los costos de tal forma que se podrán aumentar los beneficios.</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Pasos para hacer un análisis de datos</w:t>
      </w:r>
    </w:p>
    <w:p w:rsidR="00000000" w:rsidDel="00000000" w:rsidP="00000000" w:rsidRDefault="00000000" w:rsidRPr="00000000" w14:paraId="0000013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Cuando se habla de análisis de datos es importante tener en cuenta y conocer el orden a seguir para obtener un resultado óptimo dentro de un proceso de investigación con base en datos, en el siguiente recurso educativo, se </w:t>
      </w:r>
      <w:r w:rsidDel="00000000" w:rsidR="00000000" w:rsidRPr="00000000">
        <w:rPr>
          <w:sz w:val="20"/>
          <w:szCs w:val="20"/>
          <w:rtl w:val="0"/>
        </w:rPr>
        <w:t xml:space="preserve">mencionan</w:t>
      </w:r>
      <w:r w:rsidDel="00000000" w:rsidR="00000000" w:rsidRPr="00000000">
        <w:rPr>
          <w:color w:val="000000"/>
          <w:sz w:val="20"/>
          <w:szCs w:val="20"/>
          <w:rtl w:val="0"/>
        </w:rPr>
        <w:t xml:space="preserve"> algunos pasos necesarios para este fin: </w:t>
      </w:r>
    </w:p>
    <w:p w:rsidR="00000000" w:rsidDel="00000000" w:rsidP="00000000" w:rsidRDefault="00000000" w:rsidRPr="00000000" w14:paraId="0000013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685800</wp:posOffset>
                </wp:positionH>
                <wp:positionV relativeFrom="paragraph">
                  <wp:posOffset>12700</wp:posOffset>
                </wp:positionV>
                <wp:extent cx="5107305" cy="638175"/>
                <wp:effectExtent b="0" l="0" r="0" t="0"/>
                <wp:wrapNone/>
                <wp:docPr id="579" name=""/>
                <a:graphic>
                  <a:graphicData uri="http://schemas.microsoft.com/office/word/2010/wordprocessingShape">
                    <wps:wsp>
                      <wps:cNvSpPr/>
                      <wps:cNvPr id="3" name="Shape 3"/>
                      <wps:spPr>
                        <a:xfrm>
                          <a:off x="2811398" y="3479963"/>
                          <a:ext cx="5069205" cy="60007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Línea de tiempo c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DI_CF08_3.1 Pasos para el análisis de datos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685800</wp:posOffset>
                </wp:positionH>
                <wp:positionV relativeFrom="paragraph">
                  <wp:posOffset>12700</wp:posOffset>
                </wp:positionV>
                <wp:extent cx="5107305" cy="638175"/>
                <wp:effectExtent b="0" l="0" r="0" t="0"/>
                <wp:wrapNone/>
                <wp:docPr id="579" name="image11.png"/>
                <a:graphic>
                  <a:graphicData uri="http://schemas.openxmlformats.org/drawingml/2006/picture">
                    <pic:pic>
                      <pic:nvPicPr>
                        <pic:cNvPr id="0" name="image11.png"/>
                        <pic:cNvPicPr preferRelativeResize="0"/>
                      </pic:nvPicPr>
                      <pic:blipFill>
                        <a:blip r:embed="rId29"/>
                        <a:srcRect/>
                        <a:stretch>
                          <a:fillRect/>
                        </a:stretch>
                      </pic:blipFill>
                      <pic:spPr>
                        <a:xfrm>
                          <a:off x="0" y="0"/>
                          <a:ext cx="5107305" cy="638175"/>
                        </a:xfrm>
                        <a:prstGeom prst="rect"/>
                        <a:ln/>
                      </pic:spPr>
                    </pic:pic>
                  </a:graphicData>
                </a:graphic>
              </wp:anchor>
            </w:drawing>
          </mc:Fallback>
        </mc:AlternateContent>
      </w:r>
    </w:p>
    <w:p w:rsidR="00000000" w:rsidDel="00000000" w:rsidP="00000000" w:rsidRDefault="00000000" w:rsidRPr="00000000" w14:paraId="0000013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w:t>
      </w:r>
      <w:sdt>
        <w:sdtPr>
          <w:tag w:val="goog_rdk_27"/>
        </w:sdtPr>
        <w:sdtContent>
          <w:commentRangeStart w:id="26"/>
        </w:sdtContent>
      </w:sdt>
      <w:r w:rsidDel="00000000" w:rsidR="00000000" w:rsidRPr="00000000">
        <w:rPr>
          <w:color w:val="000000"/>
          <w:sz w:val="20"/>
          <w:szCs w:val="20"/>
          <w:rtl w:val="0"/>
        </w:rPr>
        <w:t xml:space="preserve"> </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38">
      <w:pPr>
        <w:jc w:val="both"/>
        <w:rPr>
          <w:sz w:val="20"/>
          <w:szCs w:val="20"/>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3.2. Datos cuantitativos y datos cualitativos</w:t>
      </w:r>
    </w:p>
    <w:p w:rsidR="00000000" w:rsidDel="00000000" w:rsidP="00000000" w:rsidRDefault="00000000" w:rsidRPr="00000000" w14:paraId="0000013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Al momento de analizar los datos se deben aplicar diferentes técnicas según el tipo de información que se desee recopilar, para conocerlas revise con atención el siguiente recurso educativo: </w:t>
      </w:r>
    </w:p>
    <w:p w:rsidR="00000000" w:rsidDel="00000000" w:rsidP="00000000" w:rsidRDefault="00000000" w:rsidRPr="00000000" w14:paraId="0000013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762000</wp:posOffset>
                </wp:positionH>
                <wp:positionV relativeFrom="paragraph">
                  <wp:posOffset>127000</wp:posOffset>
                </wp:positionV>
                <wp:extent cx="5107305" cy="638175"/>
                <wp:effectExtent b="0" l="0" r="0" t="0"/>
                <wp:wrapNone/>
                <wp:docPr id="580" name=""/>
                <a:graphic>
                  <a:graphicData uri="http://schemas.microsoft.com/office/word/2010/wordprocessingShape">
                    <wps:wsp>
                      <wps:cNvSpPr/>
                      <wps:cNvPr id="4" name="Shape 4"/>
                      <wps:spPr>
                        <a:xfrm>
                          <a:off x="2811398" y="3479963"/>
                          <a:ext cx="5069205" cy="60007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Video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DI_CF08_3.2 Técnicas para el análisis de datos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762000</wp:posOffset>
                </wp:positionH>
                <wp:positionV relativeFrom="paragraph">
                  <wp:posOffset>127000</wp:posOffset>
                </wp:positionV>
                <wp:extent cx="5107305" cy="638175"/>
                <wp:effectExtent b="0" l="0" r="0" t="0"/>
                <wp:wrapNone/>
                <wp:docPr id="580" name="image12.png"/>
                <a:graphic>
                  <a:graphicData uri="http://schemas.openxmlformats.org/drawingml/2006/picture">
                    <pic:pic>
                      <pic:nvPicPr>
                        <pic:cNvPr id="0" name="image12.png"/>
                        <pic:cNvPicPr preferRelativeResize="0"/>
                      </pic:nvPicPr>
                      <pic:blipFill>
                        <a:blip r:embed="rId30"/>
                        <a:srcRect/>
                        <a:stretch>
                          <a:fillRect/>
                        </a:stretch>
                      </pic:blipFill>
                      <pic:spPr>
                        <a:xfrm>
                          <a:off x="0" y="0"/>
                          <a:ext cx="5107305" cy="638175"/>
                        </a:xfrm>
                        <a:prstGeom prst="rect"/>
                        <a:ln/>
                      </pic:spPr>
                    </pic:pic>
                  </a:graphicData>
                </a:graphic>
              </wp:anchor>
            </w:drawing>
          </mc:Fallback>
        </mc:AlternateContent>
      </w:r>
    </w:p>
    <w:p w:rsidR="00000000" w:rsidDel="00000000" w:rsidP="00000000" w:rsidRDefault="00000000" w:rsidRPr="00000000" w14:paraId="0000013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rPr>
          <w:b w:val="1"/>
          <w:color w:val="000000"/>
          <w:sz w:val="20"/>
          <w:szCs w:val="20"/>
        </w:rPr>
      </w:pPr>
      <w:sdt>
        <w:sdtPr>
          <w:tag w:val="goog_rdk_28"/>
        </w:sdtPr>
        <w:sdtContent>
          <w:commentRangeStart w:id="27"/>
        </w:sdtContent>
      </w:sdt>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rPr>
          <w:b w:val="1"/>
          <w:color w:val="000000"/>
          <w:sz w:val="20"/>
          <w:szCs w:val="20"/>
        </w:rPr>
      </w:pP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3.3. Interpretación de resultados</w:t>
      </w:r>
    </w:p>
    <w:p w:rsidR="00000000" w:rsidDel="00000000" w:rsidP="00000000" w:rsidRDefault="00000000" w:rsidRPr="00000000" w14:paraId="0000014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interpretación de datos es la parte final de un proceso de investigación y recolección de información, y para llegar a esta última etapa es importante contar con una serie de elementos que le brindaran el resultado esperados de acuerdo a su estrategia de interacción por intermedio de los insumos anteriormente contextualizados. </w:t>
      </w:r>
    </w:p>
    <w:p w:rsidR="00000000" w:rsidDel="00000000" w:rsidP="00000000" w:rsidRDefault="00000000" w:rsidRPr="00000000" w14:paraId="0000014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Cualquier persona espera que al finalizar su investigación la interpretación de resultados le proporcione la información adecuada para la toma de decisiones acertadas, en este aparte se </w:t>
      </w:r>
      <w:r w:rsidDel="00000000" w:rsidR="00000000" w:rsidRPr="00000000">
        <w:rPr>
          <w:sz w:val="20"/>
          <w:szCs w:val="20"/>
          <w:rtl w:val="0"/>
        </w:rPr>
        <w:t xml:space="preserve">mencionan</w:t>
      </w:r>
      <w:r w:rsidDel="00000000" w:rsidR="00000000" w:rsidRPr="00000000">
        <w:rPr>
          <w:color w:val="000000"/>
          <w:sz w:val="20"/>
          <w:szCs w:val="20"/>
          <w:rtl w:val="0"/>
        </w:rPr>
        <w:t xml:space="preserve"> los pasos para tener en cuenta en la interpretación de datos.</w:t>
      </w:r>
    </w:p>
    <w:p w:rsidR="00000000" w:rsidDel="00000000" w:rsidP="00000000" w:rsidRDefault="00000000" w:rsidRPr="00000000" w14:paraId="0000014E">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Por ejemplo, posterior a la aplicación de una encuesta, es importante conocer las respuestas de las personas encuestadas y cuál fue el flujo de participación de los mismos, teniendo esta información clara, continúe con:</w:t>
      </w:r>
    </w:p>
    <w:p w:rsidR="00000000" w:rsidDel="00000000" w:rsidP="00000000" w:rsidRDefault="00000000" w:rsidRPr="00000000" w14:paraId="0000015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51">
      <w:pPr>
        <w:numPr>
          <w:ilvl w:val="0"/>
          <w:numId w:val="7"/>
        </w:numPr>
        <w:pBdr>
          <w:top w:space="0" w:sz="0" w:val="nil"/>
          <w:left w:space="0" w:sz="0" w:val="nil"/>
          <w:bottom w:space="0" w:sz="0" w:val="nil"/>
          <w:right w:space="0" w:sz="0" w:val="nil"/>
          <w:between w:space="0" w:sz="0" w:val="nil"/>
        </w:pBdr>
        <w:ind w:left="720" w:hanging="360"/>
        <w:jc w:val="both"/>
        <w:rPr>
          <w:color w:val="000000"/>
          <w:sz w:val="20"/>
          <w:szCs w:val="20"/>
        </w:rPr>
      </w:pPr>
      <w:sdt>
        <w:sdtPr>
          <w:tag w:val="goog_rdk_29"/>
        </w:sdtPr>
        <w:sdtContent>
          <w:commentRangeStart w:id="28"/>
        </w:sdtContent>
      </w:sdt>
      <w:r w:rsidDel="00000000" w:rsidR="00000000" w:rsidRPr="00000000">
        <w:rPr>
          <w:color w:val="000000"/>
          <w:sz w:val="20"/>
          <w:szCs w:val="20"/>
          <w:rtl w:val="0"/>
        </w:rPr>
        <w:t xml:space="preserve">Organizar los datos con el fin de saber si la encuesta cumplió con el </w:t>
      </w:r>
      <w:r w:rsidDel="00000000" w:rsidR="00000000" w:rsidRPr="00000000">
        <w:rPr>
          <w:sz w:val="20"/>
          <w:szCs w:val="20"/>
          <w:rtl w:val="0"/>
        </w:rPr>
        <w:t xml:space="preserve">objetivo</w:t>
      </w:r>
      <w:r w:rsidDel="00000000" w:rsidR="00000000" w:rsidRPr="00000000">
        <w:rPr>
          <w:color w:val="000000"/>
          <w:sz w:val="20"/>
          <w:szCs w:val="20"/>
          <w:rtl w:val="0"/>
        </w:rPr>
        <w:t xml:space="preserve"> planteado.</w:t>
      </w:r>
    </w:p>
    <w:p w:rsidR="00000000" w:rsidDel="00000000" w:rsidP="00000000" w:rsidRDefault="00000000" w:rsidRPr="00000000" w14:paraId="00000152">
      <w:pPr>
        <w:numPr>
          <w:ilvl w:val="0"/>
          <w:numId w:val="7"/>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Determine el grado de respuesta de los encuestados, es decir si estos respondieron de forma sincera las cuales se pueden evidenciar si encuentra respuestas incoherentes.</w:t>
      </w:r>
    </w:p>
    <w:p w:rsidR="00000000" w:rsidDel="00000000" w:rsidP="00000000" w:rsidRDefault="00000000" w:rsidRPr="00000000" w14:paraId="00000153">
      <w:pPr>
        <w:numPr>
          <w:ilvl w:val="0"/>
          <w:numId w:val="7"/>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No tenga en cuenta datos que no necesite, omítalos.</w:t>
      </w:r>
    </w:p>
    <w:p w:rsidR="00000000" w:rsidDel="00000000" w:rsidP="00000000" w:rsidRDefault="00000000" w:rsidRPr="00000000" w14:paraId="00000154">
      <w:pPr>
        <w:numPr>
          <w:ilvl w:val="0"/>
          <w:numId w:val="7"/>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Analice detalladamente la finalidad de cada pregunta y cuál es el resultado de acuerdo a su propósito</w:t>
      </w:r>
    </w:p>
    <w:p w:rsidR="00000000" w:rsidDel="00000000" w:rsidP="00000000" w:rsidRDefault="00000000" w:rsidRPr="00000000" w14:paraId="00000155">
      <w:pPr>
        <w:numPr>
          <w:ilvl w:val="0"/>
          <w:numId w:val="7"/>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Revise si el encuestado pudo haberse confundido por que la pregunta no era clara o los interrogantes no eran claros.</w:t>
      </w:r>
    </w:p>
    <w:p w:rsidR="00000000" w:rsidDel="00000000" w:rsidP="00000000" w:rsidRDefault="00000000" w:rsidRPr="00000000" w14:paraId="00000156">
      <w:pPr>
        <w:numPr>
          <w:ilvl w:val="0"/>
          <w:numId w:val="7"/>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La forma en cómo se estructure una encuesta le dará la clave a la intención específica de cada pregunta</w:t>
      </w:r>
      <w:commentRangeEnd w:id="28"/>
      <w:r w:rsidDel="00000000" w:rsidR="00000000" w:rsidRPr="00000000">
        <w:commentReference w:id="28"/>
      </w:r>
      <w:r w:rsidDel="00000000" w:rsidR="00000000" w:rsidRPr="00000000">
        <w:rPr>
          <w:color w:val="000000"/>
          <w:sz w:val="20"/>
          <w:szCs w:val="20"/>
          <w:rtl w:val="0"/>
        </w:rPr>
        <w:t xml:space="preserve">.</w:t>
      </w:r>
    </w:p>
    <w:p w:rsidR="00000000" w:rsidDel="00000000" w:rsidP="00000000" w:rsidRDefault="00000000" w:rsidRPr="00000000" w14:paraId="00000157">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resultados de la encuesta por lo general se calculan de acuerdo a los porcentajes del total de las respuestas contestadas, recuerde que siempre este tipo de documentos lleva gráficos con el fin de interpretar los datos de una mejor forma, se recomienda que para el análisis estadístico presente un informe que contenga lo siguiente:</w:t>
      </w:r>
    </w:p>
    <w:p w:rsidR="00000000" w:rsidDel="00000000" w:rsidP="00000000" w:rsidRDefault="00000000" w:rsidRPr="00000000" w14:paraId="0000015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5A">
      <w:pPr>
        <w:numPr>
          <w:ilvl w:val="0"/>
          <w:numId w:val="8"/>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Plasme una síntesis general de la encuesta que </w:t>
      </w:r>
      <w:r w:rsidDel="00000000" w:rsidR="00000000" w:rsidRPr="00000000">
        <w:rPr>
          <w:sz w:val="20"/>
          <w:szCs w:val="20"/>
          <w:rtl w:val="0"/>
        </w:rPr>
        <w:t xml:space="preserve">realizó</w:t>
      </w:r>
      <w:r w:rsidDel="00000000" w:rsidR="00000000" w:rsidRPr="00000000">
        <w:rPr>
          <w:rtl w:val="0"/>
        </w:rPr>
      </w:r>
    </w:p>
    <w:p w:rsidR="00000000" w:rsidDel="00000000" w:rsidP="00000000" w:rsidRDefault="00000000" w:rsidRPr="00000000" w14:paraId="0000015B">
      <w:pPr>
        <w:numPr>
          <w:ilvl w:val="0"/>
          <w:numId w:val="8"/>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Plasme la interpretación de los datos en gráficos en su totalidad</w:t>
      </w:r>
    </w:p>
    <w:p w:rsidR="00000000" w:rsidDel="00000000" w:rsidP="00000000" w:rsidRDefault="00000000" w:rsidRPr="00000000" w14:paraId="0000015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datos de una encuesta se podrán presentar de la siguiente manera:</w:t>
      </w:r>
    </w:p>
    <w:p w:rsidR="00000000" w:rsidDel="00000000" w:rsidP="00000000" w:rsidRDefault="00000000" w:rsidRPr="00000000" w14:paraId="0000015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5F">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rPr>
      </w:pPr>
      <w:sdt>
        <w:sdtPr>
          <w:tag w:val="goog_rdk_30"/>
        </w:sdtPr>
        <w:sdtContent>
          <w:commentRangeStart w:id="29"/>
        </w:sdtContent>
      </w:sdt>
      <w:r w:rsidDel="00000000" w:rsidR="00000000" w:rsidRPr="00000000">
        <w:rPr>
          <w:color w:val="000000"/>
          <w:sz w:val="20"/>
          <w:szCs w:val="20"/>
          <w:rtl w:val="0"/>
        </w:rPr>
        <w:t xml:space="preserve">Presente un informe final de todo el proceso realizado en la encuesta.</w:t>
      </w:r>
    </w:p>
    <w:p w:rsidR="00000000" w:rsidDel="00000000" w:rsidP="00000000" w:rsidRDefault="00000000" w:rsidRPr="00000000" w14:paraId="00000160">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Describa detalladamente; datos geográficos, demográficos de los encuestados, donde se realiza la encuesta es decir lugar específico (oficina, calle, ciudad, departamento, etc) que formato utilizo para realizar la encuesta (PDF, CSV, Excel), quien realiza la encuesta y el tipo de cuestionario que utilizo para desarrollar el ejercicio.</w:t>
      </w:r>
    </w:p>
    <w:p w:rsidR="00000000" w:rsidDel="00000000" w:rsidP="00000000" w:rsidRDefault="00000000" w:rsidRPr="00000000" w14:paraId="00000161">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Describa detalladamente cual es objetivo de la encuesta, de cada pregunta y cuál es la finalidad de esta.</w:t>
      </w:r>
    </w:p>
    <w:p w:rsidR="00000000" w:rsidDel="00000000" w:rsidP="00000000" w:rsidRDefault="00000000" w:rsidRPr="00000000" w14:paraId="00000162">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Explique detalladamente </w:t>
      </w:r>
      <w:r w:rsidDel="00000000" w:rsidR="00000000" w:rsidRPr="00000000">
        <w:rPr>
          <w:sz w:val="20"/>
          <w:szCs w:val="20"/>
          <w:rtl w:val="0"/>
        </w:rPr>
        <w:t xml:space="preserve">cómo</w:t>
      </w:r>
      <w:r w:rsidDel="00000000" w:rsidR="00000000" w:rsidRPr="00000000">
        <w:rPr>
          <w:color w:val="000000"/>
          <w:sz w:val="20"/>
          <w:szCs w:val="20"/>
          <w:rtl w:val="0"/>
        </w:rPr>
        <w:t xml:space="preserve"> interpretar los datos los cuales </w:t>
      </w:r>
      <w:r w:rsidDel="00000000" w:rsidR="00000000" w:rsidRPr="00000000">
        <w:rPr>
          <w:sz w:val="20"/>
          <w:szCs w:val="20"/>
          <w:rtl w:val="0"/>
        </w:rPr>
        <w:t xml:space="preserve">muestran</w:t>
      </w:r>
      <w:r w:rsidDel="00000000" w:rsidR="00000000" w:rsidRPr="00000000">
        <w:rPr>
          <w:color w:val="000000"/>
          <w:sz w:val="20"/>
          <w:szCs w:val="20"/>
          <w:rtl w:val="0"/>
        </w:rPr>
        <w:t xml:space="preserve"> el análisis final y los gráficos correspondientes.</w:t>
      </w:r>
    </w:p>
    <w:p w:rsidR="00000000" w:rsidDel="00000000" w:rsidP="00000000" w:rsidRDefault="00000000" w:rsidRPr="00000000" w14:paraId="00000163">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Y finalmente contextualice la conclusión de acuerdo a los resultados de la encuesta, esto le permitirá tomar decisiones a futuro con el fin de mejorar la percepción y experiencia de un usuario.</w:t>
      </w:r>
    </w:p>
    <w:p w:rsidR="00000000" w:rsidDel="00000000" w:rsidP="00000000" w:rsidRDefault="00000000" w:rsidRPr="00000000" w14:paraId="00000164">
      <w:pPr>
        <w:pBdr>
          <w:top w:space="0" w:sz="0" w:val="nil"/>
          <w:left w:space="0" w:sz="0" w:val="nil"/>
          <w:bottom w:space="0" w:sz="0" w:val="nil"/>
          <w:right w:space="0" w:sz="0" w:val="nil"/>
          <w:between w:space="0" w:sz="0" w:val="nil"/>
        </w:pBdr>
        <w:jc w:val="both"/>
        <w:rPr>
          <w:color w:val="000000"/>
          <w:sz w:val="20"/>
          <w:szCs w:val="20"/>
        </w:rPr>
      </w:pP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65">
      <w:pPr>
        <w:jc w:val="both"/>
        <w:rPr>
          <w:b w:val="1"/>
          <w:sz w:val="20"/>
          <w:szCs w:val="20"/>
        </w:rPr>
      </w:pPr>
      <w:r w:rsidDel="00000000" w:rsidR="00000000" w:rsidRPr="00000000">
        <w:rPr>
          <w:sz w:val="20"/>
          <w:szCs w:val="20"/>
          <w:rtl w:val="0"/>
        </w:rPr>
        <w:t xml:space="preserve">4. </w:t>
      </w:r>
      <w:r w:rsidDel="00000000" w:rsidR="00000000" w:rsidRPr="00000000">
        <w:rPr>
          <w:b w:val="1"/>
          <w:sz w:val="20"/>
          <w:szCs w:val="20"/>
          <w:rtl w:val="0"/>
        </w:rPr>
        <w:t xml:space="preserve">Realización de un reporte</w:t>
      </w:r>
    </w:p>
    <w:p w:rsidR="00000000" w:rsidDel="00000000" w:rsidP="00000000" w:rsidRDefault="00000000" w:rsidRPr="00000000" w14:paraId="00000166">
      <w:pPr>
        <w:jc w:val="both"/>
        <w:rPr>
          <w:sz w:val="20"/>
          <w:szCs w:val="20"/>
        </w:rPr>
      </w:pPr>
      <w:r w:rsidDel="00000000" w:rsidR="00000000" w:rsidRPr="00000000">
        <w:rPr>
          <w:rtl w:val="0"/>
        </w:rPr>
      </w:r>
    </w:p>
    <w:p w:rsidR="00000000" w:rsidDel="00000000" w:rsidP="00000000" w:rsidRDefault="00000000" w:rsidRPr="00000000" w14:paraId="00000167">
      <w:pPr>
        <w:jc w:val="both"/>
        <w:rPr>
          <w:sz w:val="16"/>
          <w:szCs w:val="16"/>
        </w:rPr>
      </w:pPr>
      <w:r w:rsidDel="00000000" w:rsidR="00000000" w:rsidRPr="00000000">
        <w:rPr>
          <w:sz w:val="20"/>
          <w:szCs w:val="20"/>
          <w:rtl w:val="0"/>
        </w:rPr>
        <w:t xml:space="preserve">El reporte se utiliza a menudo para comunicar información de forma formal y estructurada, estos pueden tener muchas formas y formatos, como reporte de texto, de hoja de cálculo, de gráficos. Un reporte suele ser un resumen escrito del trabajo o la investigación que se ha realizado. Por lo general, incluye toda la información relevante que necesitará alguien que no esté familiarizado con el tema, como resúmenes de entrevistas u observaciones, explicaciones de los métodos y procedimientos seguidos y conclusiones extraídas de la investigación.</w:t>
      </w:r>
      <w:r w:rsidDel="00000000" w:rsidR="00000000" w:rsidRPr="00000000">
        <w:rPr>
          <w:rtl w:val="0"/>
        </w:rPr>
      </w:r>
    </w:p>
    <w:p w:rsidR="00000000" w:rsidDel="00000000" w:rsidP="00000000" w:rsidRDefault="00000000" w:rsidRPr="00000000" w14:paraId="00000168">
      <w:pPr>
        <w:jc w:val="both"/>
        <w:rPr>
          <w:sz w:val="20"/>
          <w:szCs w:val="20"/>
        </w:rPr>
      </w:pPr>
      <w:r w:rsidDel="00000000" w:rsidR="00000000" w:rsidRPr="00000000">
        <w:rPr>
          <w:sz w:val="20"/>
          <w:szCs w:val="20"/>
          <w:rtl w:val="0"/>
        </w:rPr>
        <w:t xml:space="preserve">El reporte de ventas es la reunión organizada de datos específicos y predeterminados, de los eventos comerciales de una empresa, antes, durante y después de cerrar un negocio.</w:t>
      </w:r>
    </w:p>
    <w:p w:rsidR="00000000" w:rsidDel="00000000" w:rsidP="00000000" w:rsidRDefault="00000000" w:rsidRPr="00000000" w14:paraId="00000169">
      <w:pPr>
        <w:jc w:val="both"/>
        <w:rPr>
          <w:sz w:val="20"/>
          <w:szCs w:val="20"/>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ind w:left="566.9291338582675" w:firstLine="0"/>
        <w:jc w:val="both"/>
        <w:rPr>
          <w:b w:val="1"/>
          <w:color w:val="000000"/>
          <w:sz w:val="20"/>
          <w:szCs w:val="20"/>
        </w:rPr>
      </w:pPr>
      <w:r w:rsidDel="00000000" w:rsidR="00000000" w:rsidRPr="00000000">
        <w:rPr>
          <w:b w:val="1"/>
          <w:color w:val="000000"/>
          <w:sz w:val="20"/>
          <w:szCs w:val="20"/>
          <w:rtl w:val="0"/>
        </w:rPr>
        <w:t xml:space="preserve">Figura 2 </w:t>
      </w:r>
    </w:p>
    <w:p w:rsidR="00000000" w:rsidDel="00000000" w:rsidP="00000000" w:rsidRDefault="00000000" w:rsidRPr="00000000" w14:paraId="0000016B">
      <w:pPr>
        <w:pBdr>
          <w:top w:space="0" w:sz="0" w:val="nil"/>
          <w:left w:space="0" w:sz="0" w:val="nil"/>
          <w:bottom w:space="0" w:sz="0" w:val="nil"/>
          <w:right w:space="0" w:sz="0" w:val="nil"/>
          <w:between w:space="0" w:sz="0" w:val="nil"/>
        </w:pBdr>
        <w:ind w:left="566.9291338582675" w:firstLine="0"/>
        <w:jc w:val="both"/>
        <w:rPr>
          <w:i w:val="1"/>
          <w:color w:val="000000"/>
          <w:sz w:val="20"/>
          <w:szCs w:val="20"/>
        </w:rPr>
      </w:pPr>
      <w:r w:rsidDel="00000000" w:rsidR="00000000" w:rsidRPr="00000000">
        <w:rPr>
          <w:i w:val="1"/>
          <w:color w:val="000000"/>
          <w:sz w:val="20"/>
          <w:szCs w:val="20"/>
          <w:rtl w:val="0"/>
        </w:rPr>
        <w:t xml:space="preserve">Ejemplo reporte semana de ventas  </w:t>
      </w:r>
    </w:p>
    <w:p w:rsidR="00000000" w:rsidDel="00000000" w:rsidP="00000000" w:rsidRDefault="00000000" w:rsidRPr="00000000" w14:paraId="0000016C">
      <w:pPr>
        <w:jc w:val="both"/>
        <w:rPr>
          <w:sz w:val="20"/>
          <w:szCs w:val="20"/>
        </w:rPr>
      </w:pPr>
      <w:r w:rsidDel="00000000" w:rsidR="00000000" w:rsidRPr="00000000">
        <w:rPr>
          <w:rtl w:val="0"/>
        </w:rPr>
      </w:r>
    </w:p>
    <w:p w:rsidR="00000000" w:rsidDel="00000000" w:rsidP="00000000" w:rsidRDefault="00000000" w:rsidRPr="00000000" w14:paraId="0000016D">
      <w:pPr>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341630</wp:posOffset>
            </wp:positionH>
            <wp:positionV relativeFrom="paragraph">
              <wp:posOffset>69519</wp:posOffset>
            </wp:positionV>
            <wp:extent cx="5743575" cy="1408430"/>
            <wp:effectExtent b="0" l="0" r="0" t="0"/>
            <wp:wrapNone/>
            <wp:docPr descr="Ver las imágenes de origen" id="602" name="image4.png"/>
            <a:graphic>
              <a:graphicData uri="http://schemas.openxmlformats.org/drawingml/2006/picture">
                <pic:pic>
                  <pic:nvPicPr>
                    <pic:cNvPr descr="Ver las imágenes de origen" id="0" name="image4.png"/>
                    <pic:cNvPicPr preferRelativeResize="0"/>
                  </pic:nvPicPr>
                  <pic:blipFill>
                    <a:blip r:embed="rId31"/>
                    <a:srcRect b="0" l="0" r="0" t="0"/>
                    <a:stretch>
                      <a:fillRect/>
                    </a:stretch>
                  </pic:blipFill>
                  <pic:spPr>
                    <a:xfrm>
                      <a:off x="0" y="0"/>
                      <a:ext cx="5743575" cy="1408430"/>
                    </a:xfrm>
                    <a:prstGeom prst="rect"/>
                    <a:ln/>
                  </pic:spPr>
                </pic:pic>
              </a:graphicData>
            </a:graphic>
          </wp:anchor>
        </w:drawing>
      </w:r>
    </w:p>
    <w:p w:rsidR="00000000" w:rsidDel="00000000" w:rsidP="00000000" w:rsidRDefault="00000000" w:rsidRPr="00000000" w14:paraId="0000016E">
      <w:pPr>
        <w:jc w:val="both"/>
        <w:rPr>
          <w:sz w:val="20"/>
          <w:szCs w:val="20"/>
        </w:rPr>
      </w:pPr>
      <w:r w:rsidDel="00000000" w:rsidR="00000000" w:rsidRPr="00000000">
        <w:rPr>
          <w:rtl w:val="0"/>
        </w:rPr>
      </w:r>
    </w:p>
    <w:p w:rsidR="00000000" w:rsidDel="00000000" w:rsidP="00000000" w:rsidRDefault="00000000" w:rsidRPr="00000000" w14:paraId="0000016F">
      <w:pPr>
        <w:jc w:val="both"/>
        <w:rPr>
          <w:sz w:val="20"/>
          <w:szCs w:val="20"/>
        </w:rPr>
      </w:pPr>
      <w:r w:rsidDel="00000000" w:rsidR="00000000" w:rsidRPr="00000000">
        <w:rPr>
          <w:rtl w:val="0"/>
        </w:rPr>
      </w:r>
    </w:p>
    <w:p w:rsidR="00000000" w:rsidDel="00000000" w:rsidP="00000000" w:rsidRDefault="00000000" w:rsidRPr="00000000" w14:paraId="00000170">
      <w:pPr>
        <w:jc w:val="both"/>
        <w:rPr>
          <w:sz w:val="20"/>
          <w:szCs w:val="20"/>
        </w:rPr>
      </w:pPr>
      <w:r w:rsidDel="00000000" w:rsidR="00000000" w:rsidRPr="00000000">
        <w:rPr>
          <w:rtl w:val="0"/>
        </w:rPr>
      </w:r>
    </w:p>
    <w:p w:rsidR="00000000" w:rsidDel="00000000" w:rsidP="00000000" w:rsidRDefault="00000000" w:rsidRPr="00000000" w14:paraId="00000171">
      <w:pPr>
        <w:jc w:val="both"/>
        <w:rPr>
          <w:sz w:val="20"/>
          <w:szCs w:val="20"/>
        </w:rPr>
      </w:pPr>
      <w:r w:rsidDel="00000000" w:rsidR="00000000" w:rsidRPr="00000000">
        <w:rPr>
          <w:rtl w:val="0"/>
        </w:rPr>
      </w:r>
    </w:p>
    <w:p w:rsidR="00000000" w:rsidDel="00000000" w:rsidP="00000000" w:rsidRDefault="00000000" w:rsidRPr="00000000" w14:paraId="00000172">
      <w:pPr>
        <w:jc w:val="both"/>
        <w:rPr>
          <w:sz w:val="20"/>
          <w:szCs w:val="20"/>
        </w:rPr>
      </w:pPr>
      <w:r w:rsidDel="00000000" w:rsidR="00000000" w:rsidRPr="00000000">
        <w:rPr>
          <w:rtl w:val="0"/>
        </w:rPr>
      </w:r>
    </w:p>
    <w:p w:rsidR="00000000" w:rsidDel="00000000" w:rsidP="00000000" w:rsidRDefault="00000000" w:rsidRPr="00000000" w14:paraId="00000173">
      <w:pPr>
        <w:jc w:val="both"/>
        <w:rPr>
          <w:sz w:val="20"/>
          <w:szCs w:val="20"/>
        </w:rPr>
      </w:pPr>
      <w:r w:rsidDel="00000000" w:rsidR="00000000" w:rsidRPr="00000000">
        <w:rPr>
          <w:rtl w:val="0"/>
        </w:rPr>
      </w:r>
    </w:p>
    <w:p w:rsidR="00000000" w:rsidDel="00000000" w:rsidP="00000000" w:rsidRDefault="00000000" w:rsidRPr="00000000" w14:paraId="00000174">
      <w:pPr>
        <w:jc w:val="both"/>
        <w:rPr>
          <w:sz w:val="20"/>
          <w:szCs w:val="20"/>
        </w:rPr>
      </w:pPr>
      <w:sdt>
        <w:sdtPr>
          <w:tag w:val="goog_rdk_31"/>
        </w:sdtPr>
        <w:sdtContent>
          <w:commentRangeStart w:id="30"/>
        </w:sdtContent>
      </w:sdt>
      <w:r w:rsidDel="00000000" w:rsidR="00000000" w:rsidRPr="00000000">
        <w:rPr>
          <w:rtl w:val="0"/>
        </w:rPr>
      </w:r>
    </w:p>
    <w:p w:rsidR="00000000" w:rsidDel="00000000" w:rsidP="00000000" w:rsidRDefault="00000000" w:rsidRPr="00000000" w14:paraId="00000175">
      <w:pPr>
        <w:jc w:val="both"/>
        <w:rPr>
          <w:sz w:val="20"/>
          <w:szCs w:val="20"/>
        </w:rPr>
      </w:pP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76">
      <w:pPr>
        <w:jc w:val="left"/>
        <w:rPr>
          <w:sz w:val="16"/>
          <w:szCs w:val="16"/>
        </w:rPr>
      </w:pPr>
      <w:r w:rsidDel="00000000" w:rsidR="00000000" w:rsidRPr="00000000">
        <w:rPr>
          <w:sz w:val="20"/>
          <w:szCs w:val="20"/>
          <w:rtl w:val="0"/>
        </w:rPr>
        <w:t xml:space="preserve">Nota. https://bit.ly/3wGP3sD</w:t>
      </w:r>
      <w:r w:rsidDel="00000000" w:rsidR="00000000" w:rsidRPr="00000000">
        <w:rPr>
          <w:rtl w:val="0"/>
        </w:rPr>
      </w:r>
    </w:p>
    <w:p w:rsidR="00000000" w:rsidDel="00000000" w:rsidP="00000000" w:rsidRDefault="00000000" w:rsidRPr="00000000" w14:paraId="00000177">
      <w:pPr>
        <w:jc w:val="center"/>
        <w:rPr>
          <w:sz w:val="16"/>
          <w:szCs w:val="16"/>
        </w:rPr>
      </w:pPr>
      <w:r w:rsidDel="00000000" w:rsidR="00000000" w:rsidRPr="00000000">
        <w:rPr>
          <w:rtl w:val="0"/>
        </w:rPr>
      </w:r>
    </w:p>
    <w:p w:rsidR="00000000" w:rsidDel="00000000" w:rsidP="00000000" w:rsidRDefault="00000000" w:rsidRPr="00000000" w14:paraId="00000178">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38100</wp:posOffset>
                </wp:positionV>
                <wp:extent cx="6429375" cy="915679"/>
                <wp:effectExtent b="0" l="0" r="0" t="0"/>
                <wp:wrapNone/>
                <wp:docPr id="581" name=""/>
                <a:graphic>
                  <a:graphicData uri="http://schemas.microsoft.com/office/word/2010/wordprocessingShape">
                    <wps:wsp>
                      <wps:cNvSpPr/>
                      <wps:cNvPr id="5" name="Shape 5"/>
                      <wps:spPr>
                        <a:xfrm>
                          <a:off x="2145600" y="3336448"/>
                          <a:ext cx="6400800" cy="887104"/>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Los reportes de ventas, son los datos que le permiten a una empresa, tener un informe detallado de cómo los vendedores están generando las ventas con clientes fijos y nuevos, de cuáles decisiones toman sus gerentes para la corrección de fallas y mejoramiento de los proyectos puntuales de ventas y el avance en el logro de los objetivos generales de su empresa.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38100</wp:posOffset>
                </wp:positionV>
                <wp:extent cx="6429375" cy="915679"/>
                <wp:effectExtent b="0" l="0" r="0" t="0"/>
                <wp:wrapNone/>
                <wp:docPr id="581" name="image13.png"/>
                <a:graphic>
                  <a:graphicData uri="http://schemas.openxmlformats.org/drawingml/2006/picture">
                    <pic:pic>
                      <pic:nvPicPr>
                        <pic:cNvPr id="0" name="image13.png"/>
                        <pic:cNvPicPr preferRelativeResize="0"/>
                      </pic:nvPicPr>
                      <pic:blipFill>
                        <a:blip r:embed="rId32"/>
                        <a:srcRect/>
                        <a:stretch>
                          <a:fillRect/>
                        </a:stretch>
                      </pic:blipFill>
                      <pic:spPr>
                        <a:xfrm>
                          <a:off x="0" y="0"/>
                          <a:ext cx="6429375" cy="915679"/>
                        </a:xfrm>
                        <a:prstGeom prst="rect"/>
                        <a:ln/>
                      </pic:spPr>
                    </pic:pic>
                  </a:graphicData>
                </a:graphic>
              </wp:anchor>
            </w:drawing>
          </mc:Fallback>
        </mc:AlternateContent>
      </w:r>
    </w:p>
    <w:p w:rsidR="00000000" w:rsidDel="00000000" w:rsidP="00000000" w:rsidRDefault="00000000" w:rsidRPr="00000000" w14:paraId="00000179">
      <w:pPr>
        <w:jc w:val="both"/>
        <w:rPr>
          <w:sz w:val="20"/>
          <w:szCs w:val="20"/>
        </w:rPr>
      </w:pPr>
      <w:r w:rsidDel="00000000" w:rsidR="00000000" w:rsidRPr="00000000">
        <w:rPr>
          <w:rtl w:val="0"/>
        </w:rPr>
      </w:r>
    </w:p>
    <w:p w:rsidR="00000000" w:rsidDel="00000000" w:rsidP="00000000" w:rsidRDefault="00000000" w:rsidRPr="00000000" w14:paraId="0000017A">
      <w:pPr>
        <w:jc w:val="both"/>
        <w:rPr>
          <w:sz w:val="20"/>
          <w:szCs w:val="20"/>
        </w:rPr>
      </w:pPr>
      <w:r w:rsidDel="00000000" w:rsidR="00000000" w:rsidRPr="00000000">
        <w:rPr>
          <w:rtl w:val="0"/>
        </w:rPr>
      </w:r>
    </w:p>
    <w:p w:rsidR="00000000" w:rsidDel="00000000" w:rsidP="00000000" w:rsidRDefault="00000000" w:rsidRPr="00000000" w14:paraId="0000017B">
      <w:pPr>
        <w:jc w:val="both"/>
        <w:rPr>
          <w:sz w:val="20"/>
          <w:szCs w:val="20"/>
        </w:rPr>
      </w:pPr>
      <w:r w:rsidDel="00000000" w:rsidR="00000000" w:rsidRPr="00000000">
        <w:rPr>
          <w:rtl w:val="0"/>
        </w:rPr>
      </w:r>
    </w:p>
    <w:p w:rsidR="00000000" w:rsidDel="00000000" w:rsidP="00000000" w:rsidRDefault="00000000" w:rsidRPr="00000000" w14:paraId="0000017C">
      <w:pPr>
        <w:jc w:val="both"/>
        <w:rPr>
          <w:sz w:val="20"/>
          <w:szCs w:val="20"/>
        </w:rPr>
      </w:pPr>
      <w:r w:rsidDel="00000000" w:rsidR="00000000" w:rsidRPr="00000000">
        <w:rPr>
          <w:rtl w:val="0"/>
        </w:rPr>
      </w:r>
    </w:p>
    <w:p w:rsidR="00000000" w:rsidDel="00000000" w:rsidP="00000000" w:rsidRDefault="00000000" w:rsidRPr="00000000" w14:paraId="0000017D">
      <w:pPr>
        <w:jc w:val="both"/>
        <w:rPr>
          <w:sz w:val="20"/>
          <w:szCs w:val="20"/>
        </w:rPr>
      </w:pPr>
      <w:r w:rsidDel="00000000" w:rsidR="00000000" w:rsidRPr="00000000">
        <w:rPr>
          <w:rtl w:val="0"/>
        </w:rPr>
      </w:r>
    </w:p>
    <w:p w:rsidR="00000000" w:rsidDel="00000000" w:rsidP="00000000" w:rsidRDefault="00000000" w:rsidRPr="00000000" w14:paraId="0000017E">
      <w:pPr>
        <w:jc w:val="both"/>
        <w:rPr>
          <w:sz w:val="20"/>
          <w:szCs w:val="20"/>
        </w:rPr>
      </w:pPr>
      <w:r w:rsidDel="00000000" w:rsidR="00000000" w:rsidRPr="00000000">
        <w:rPr>
          <w:rtl w:val="0"/>
        </w:rPr>
      </w:r>
    </w:p>
    <w:p w:rsidR="00000000" w:rsidDel="00000000" w:rsidP="00000000" w:rsidRDefault="00000000" w:rsidRPr="00000000" w14:paraId="0000017F">
      <w:pPr>
        <w:jc w:val="both"/>
        <w:rPr>
          <w:sz w:val="20"/>
          <w:szCs w:val="20"/>
        </w:rPr>
      </w:pPr>
      <w:r w:rsidDel="00000000" w:rsidR="00000000" w:rsidRPr="00000000">
        <w:rPr>
          <w:sz w:val="20"/>
          <w:szCs w:val="20"/>
          <w:rtl w:val="0"/>
        </w:rPr>
        <w:t xml:space="preserve">Los reportes de ventas deben incluir, los ingresos de ventas semanales, número de llamadas realizadas por el departamento comercial a los LEADS y clientes fijos, las visitas comerciales, los porcentajes de incremento en las cuotas de mercado, el promedio de adquisición de clientes nuevos, los indicadores de fidelidad y retención de clientes y las ventas efectivas realizadas por cada vendedor.</w:t>
      </w:r>
    </w:p>
    <w:p w:rsidR="00000000" w:rsidDel="00000000" w:rsidP="00000000" w:rsidRDefault="00000000" w:rsidRPr="00000000" w14:paraId="00000180">
      <w:pPr>
        <w:jc w:val="both"/>
        <w:rPr>
          <w:sz w:val="20"/>
          <w:szCs w:val="20"/>
        </w:rPr>
      </w:pPr>
      <w:r w:rsidDel="00000000" w:rsidR="00000000" w:rsidRPr="00000000">
        <w:rPr>
          <w:rtl w:val="0"/>
        </w:rPr>
      </w:r>
    </w:p>
    <w:p w:rsidR="00000000" w:rsidDel="00000000" w:rsidP="00000000" w:rsidRDefault="00000000" w:rsidRPr="00000000" w14:paraId="00000181">
      <w:pPr>
        <w:jc w:val="both"/>
        <w:rPr>
          <w:b w:val="1"/>
          <w:sz w:val="20"/>
          <w:szCs w:val="20"/>
        </w:rPr>
      </w:pPr>
      <w:r w:rsidDel="00000000" w:rsidR="00000000" w:rsidRPr="00000000">
        <w:rPr>
          <w:b w:val="1"/>
          <w:sz w:val="20"/>
          <w:szCs w:val="20"/>
          <w:rtl w:val="0"/>
        </w:rPr>
        <w:t xml:space="preserve">4.1 Presentación de reportes</w:t>
      </w:r>
    </w:p>
    <w:p w:rsidR="00000000" w:rsidDel="00000000" w:rsidP="00000000" w:rsidRDefault="00000000" w:rsidRPr="00000000" w14:paraId="00000182">
      <w:pPr>
        <w:jc w:val="both"/>
        <w:rPr>
          <w:sz w:val="20"/>
          <w:szCs w:val="20"/>
        </w:rPr>
      </w:pPr>
      <w:r w:rsidDel="00000000" w:rsidR="00000000" w:rsidRPr="00000000">
        <w:rPr>
          <w:rtl w:val="0"/>
        </w:rPr>
      </w:r>
    </w:p>
    <w:p w:rsidR="00000000" w:rsidDel="00000000" w:rsidP="00000000" w:rsidRDefault="00000000" w:rsidRPr="00000000" w14:paraId="00000183">
      <w:pPr>
        <w:jc w:val="both"/>
        <w:rPr>
          <w:sz w:val="20"/>
          <w:szCs w:val="20"/>
        </w:rPr>
      </w:pPr>
      <w:r w:rsidDel="00000000" w:rsidR="00000000" w:rsidRPr="00000000">
        <w:rPr>
          <w:sz w:val="20"/>
          <w:szCs w:val="20"/>
          <w:rtl w:val="0"/>
        </w:rPr>
        <w:t xml:space="preserve">De acuerdo a los requerimientos de cada empresa y para un mejor entendimiento entre sus colaboradores, los reportes de ventas, le brindará la información necesaria para una excelente toma de decisiones e incluso para que sus vendedores puedan comprender, los objetivos del presupuesto de ventas proyectado.</w:t>
      </w:r>
    </w:p>
    <w:p w:rsidR="00000000" w:rsidDel="00000000" w:rsidP="00000000" w:rsidRDefault="00000000" w:rsidRPr="00000000" w14:paraId="00000184">
      <w:pPr>
        <w:jc w:val="both"/>
        <w:rPr>
          <w:sz w:val="20"/>
          <w:szCs w:val="20"/>
        </w:rPr>
      </w:pPr>
      <w:r w:rsidDel="00000000" w:rsidR="00000000" w:rsidRPr="00000000">
        <w:rPr>
          <w:rtl w:val="0"/>
        </w:rPr>
      </w:r>
    </w:p>
    <w:p w:rsidR="00000000" w:rsidDel="00000000" w:rsidP="00000000" w:rsidRDefault="00000000" w:rsidRPr="00000000" w14:paraId="00000185">
      <w:pPr>
        <w:jc w:val="both"/>
        <w:rPr>
          <w:sz w:val="20"/>
          <w:szCs w:val="20"/>
        </w:rPr>
      </w:pPr>
      <w:r w:rsidDel="00000000" w:rsidR="00000000" w:rsidRPr="00000000">
        <w:rPr>
          <w:sz w:val="20"/>
          <w:szCs w:val="20"/>
          <w:rtl w:val="0"/>
        </w:rPr>
        <w:t xml:space="preserve">Los reportes de ventas pueden presentarse de manera resumida, promediando el total de ventas y observar el avance y/o el porcentaje de crecimiento ventas alcanzado. Los reportes de ganancias y pérdidas de clientes, le muestran las cotizaciones que realizaron los vendedores, seguimientos a los objetivos buscados y porcentaje de la consecución anual de clientes.</w:t>
      </w:r>
    </w:p>
    <w:p w:rsidR="00000000" w:rsidDel="00000000" w:rsidP="00000000" w:rsidRDefault="00000000" w:rsidRPr="00000000" w14:paraId="00000186">
      <w:pPr>
        <w:jc w:val="both"/>
        <w:rPr>
          <w:sz w:val="20"/>
          <w:szCs w:val="20"/>
        </w:rPr>
      </w:pPr>
      <w:r w:rsidDel="00000000" w:rsidR="00000000" w:rsidRPr="00000000">
        <w:rPr>
          <w:rtl w:val="0"/>
        </w:rPr>
      </w:r>
    </w:p>
    <w:p w:rsidR="00000000" w:rsidDel="00000000" w:rsidP="00000000" w:rsidRDefault="00000000" w:rsidRPr="00000000" w14:paraId="00000187">
      <w:pPr>
        <w:jc w:val="both"/>
        <w:rPr>
          <w:sz w:val="20"/>
          <w:szCs w:val="20"/>
        </w:rPr>
      </w:pPr>
      <w:r w:rsidDel="00000000" w:rsidR="00000000" w:rsidRPr="00000000">
        <w:rPr>
          <w:sz w:val="20"/>
          <w:szCs w:val="20"/>
          <w:rtl w:val="0"/>
        </w:rPr>
        <w:t xml:space="preserve">Otro reporte importante, es el informe de contactos y posibles clientes nuevos, con el que puede proyectar nuevos objetivos y estrategias empresariales.</w:t>
      </w:r>
    </w:p>
    <w:p w:rsidR="00000000" w:rsidDel="00000000" w:rsidP="00000000" w:rsidRDefault="00000000" w:rsidRPr="00000000" w14:paraId="00000188">
      <w:pPr>
        <w:jc w:val="both"/>
        <w:rPr>
          <w:sz w:val="20"/>
          <w:szCs w:val="20"/>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ind w:left="1275.5905511811022" w:firstLine="0"/>
        <w:jc w:val="both"/>
        <w:rPr>
          <w:b w:val="1"/>
          <w:color w:val="000000"/>
          <w:sz w:val="20"/>
          <w:szCs w:val="20"/>
        </w:rPr>
      </w:pPr>
      <w:r w:rsidDel="00000000" w:rsidR="00000000" w:rsidRPr="00000000">
        <w:rPr>
          <w:b w:val="1"/>
          <w:color w:val="000000"/>
          <w:sz w:val="20"/>
          <w:szCs w:val="20"/>
          <w:rtl w:val="0"/>
        </w:rPr>
        <w:t xml:space="preserve">Figura 3</w:t>
      </w:r>
    </w:p>
    <w:p w:rsidR="00000000" w:rsidDel="00000000" w:rsidP="00000000" w:rsidRDefault="00000000" w:rsidRPr="00000000" w14:paraId="0000018A">
      <w:pPr>
        <w:pBdr>
          <w:top w:space="0" w:sz="0" w:val="nil"/>
          <w:left w:space="0" w:sz="0" w:val="nil"/>
          <w:bottom w:space="0" w:sz="0" w:val="nil"/>
          <w:right w:space="0" w:sz="0" w:val="nil"/>
          <w:between w:space="0" w:sz="0" w:val="nil"/>
        </w:pBdr>
        <w:ind w:left="1275.5905511811022" w:firstLine="0"/>
        <w:jc w:val="both"/>
        <w:rPr>
          <w:i w:val="1"/>
          <w:color w:val="000000"/>
          <w:sz w:val="20"/>
          <w:szCs w:val="20"/>
        </w:rPr>
      </w:pPr>
      <w:r w:rsidDel="00000000" w:rsidR="00000000" w:rsidRPr="00000000">
        <w:rPr>
          <w:i w:val="1"/>
          <w:color w:val="000000"/>
          <w:sz w:val="20"/>
          <w:szCs w:val="20"/>
          <w:rtl w:val="0"/>
        </w:rPr>
        <w:t xml:space="preserve">Presentación de reportes </w:t>
      </w:r>
    </w:p>
    <w:p w:rsidR="00000000" w:rsidDel="00000000" w:rsidP="00000000" w:rsidRDefault="00000000" w:rsidRPr="00000000" w14:paraId="0000018B">
      <w:pPr>
        <w:jc w:val="both"/>
        <w:rPr>
          <w:sz w:val="20"/>
          <w:szCs w:val="20"/>
        </w:rPr>
      </w:pPr>
      <w:r w:rsidDel="00000000" w:rsidR="00000000" w:rsidRPr="00000000">
        <w:rPr>
          <w:rtl w:val="0"/>
        </w:rPr>
      </w:r>
    </w:p>
    <w:p w:rsidR="00000000" w:rsidDel="00000000" w:rsidP="00000000" w:rsidRDefault="00000000" w:rsidRPr="00000000" w14:paraId="0000018C">
      <w:pPr>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845972</wp:posOffset>
            </wp:positionH>
            <wp:positionV relativeFrom="paragraph">
              <wp:posOffset>118085</wp:posOffset>
            </wp:positionV>
            <wp:extent cx="4158533" cy="1774089"/>
            <wp:effectExtent b="0" l="0" r="0" t="0"/>
            <wp:wrapNone/>
            <wp:docPr descr="Ver las imágenes de origen" id="600" name="image7.png"/>
            <a:graphic>
              <a:graphicData uri="http://schemas.openxmlformats.org/drawingml/2006/picture">
                <pic:pic>
                  <pic:nvPicPr>
                    <pic:cNvPr descr="Ver las imágenes de origen" id="0" name="image7.png"/>
                    <pic:cNvPicPr preferRelativeResize="0"/>
                  </pic:nvPicPr>
                  <pic:blipFill>
                    <a:blip r:embed="rId33"/>
                    <a:srcRect b="0" l="0" r="0" t="0"/>
                    <a:stretch>
                      <a:fillRect/>
                    </a:stretch>
                  </pic:blipFill>
                  <pic:spPr>
                    <a:xfrm>
                      <a:off x="0" y="0"/>
                      <a:ext cx="4158533" cy="1774089"/>
                    </a:xfrm>
                    <a:prstGeom prst="rect"/>
                    <a:ln/>
                  </pic:spPr>
                </pic:pic>
              </a:graphicData>
            </a:graphic>
          </wp:anchor>
        </w:drawing>
      </w:r>
    </w:p>
    <w:p w:rsidR="00000000" w:rsidDel="00000000" w:rsidP="00000000" w:rsidRDefault="00000000" w:rsidRPr="00000000" w14:paraId="0000018D">
      <w:pPr>
        <w:jc w:val="both"/>
        <w:rPr>
          <w:sz w:val="20"/>
          <w:szCs w:val="20"/>
        </w:rPr>
      </w:pPr>
      <w:r w:rsidDel="00000000" w:rsidR="00000000" w:rsidRPr="00000000">
        <w:rPr>
          <w:rtl w:val="0"/>
        </w:rPr>
      </w:r>
    </w:p>
    <w:p w:rsidR="00000000" w:rsidDel="00000000" w:rsidP="00000000" w:rsidRDefault="00000000" w:rsidRPr="00000000" w14:paraId="0000018E">
      <w:pPr>
        <w:jc w:val="both"/>
        <w:rPr>
          <w:sz w:val="20"/>
          <w:szCs w:val="20"/>
        </w:rPr>
      </w:pPr>
      <w:r w:rsidDel="00000000" w:rsidR="00000000" w:rsidRPr="00000000">
        <w:rPr>
          <w:rtl w:val="0"/>
        </w:rPr>
      </w:r>
    </w:p>
    <w:p w:rsidR="00000000" w:rsidDel="00000000" w:rsidP="00000000" w:rsidRDefault="00000000" w:rsidRPr="00000000" w14:paraId="0000018F">
      <w:pPr>
        <w:jc w:val="both"/>
        <w:rPr>
          <w:sz w:val="20"/>
          <w:szCs w:val="20"/>
        </w:rPr>
      </w:pPr>
      <w:r w:rsidDel="00000000" w:rsidR="00000000" w:rsidRPr="00000000">
        <w:rPr>
          <w:rtl w:val="0"/>
        </w:rPr>
      </w:r>
    </w:p>
    <w:p w:rsidR="00000000" w:rsidDel="00000000" w:rsidP="00000000" w:rsidRDefault="00000000" w:rsidRPr="00000000" w14:paraId="00000190">
      <w:pPr>
        <w:jc w:val="both"/>
        <w:rPr>
          <w:sz w:val="20"/>
          <w:szCs w:val="20"/>
        </w:rPr>
      </w:pPr>
      <w:r w:rsidDel="00000000" w:rsidR="00000000" w:rsidRPr="00000000">
        <w:rPr>
          <w:rtl w:val="0"/>
        </w:rPr>
      </w:r>
    </w:p>
    <w:p w:rsidR="00000000" w:rsidDel="00000000" w:rsidP="00000000" w:rsidRDefault="00000000" w:rsidRPr="00000000" w14:paraId="00000191">
      <w:pPr>
        <w:jc w:val="both"/>
        <w:rPr>
          <w:sz w:val="20"/>
          <w:szCs w:val="20"/>
        </w:rPr>
      </w:pPr>
      <w:r w:rsidDel="00000000" w:rsidR="00000000" w:rsidRPr="00000000">
        <w:rPr>
          <w:rtl w:val="0"/>
        </w:rPr>
      </w:r>
    </w:p>
    <w:p w:rsidR="00000000" w:rsidDel="00000000" w:rsidP="00000000" w:rsidRDefault="00000000" w:rsidRPr="00000000" w14:paraId="00000192">
      <w:pPr>
        <w:jc w:val="both"/>
        <w:rPr>
          <w:sz w:val="20"/>
          <w:szCs w:val="20"/>
        </w:rPr>
      </w:pPr>
      <w:r w:rsidDel="00000000" w:rsidR="00000000" w:rsidRPr="00000000">
        <w:rPr>
          <w:rtl w:val="0"/>
        </w:rPr>
      </w:r>
    </w:p>
    <w:p w:rsidR="00000000" w:rsidDel="00000000" w:rsidP="00000000" w:rsidRDefault="00000000" w:rsidRPr="00000000" w14:paraId="00000193">
      <w:pPr>
        <w:jc w:val="both"/>
        <w:rPr>
          <w:sz w:val="20"/>
          <w:szCs w:val="20"/>
        </w:rPr>
      </w:pPr>
      <w:r w:rsidDel="00000000" w:rsidR="00000000" w:rsidRPr="00000000">
        <w:rPr>
          <w:rtl w:val="0"/>
        </w:rPr>
      </w:r>
    </w:p>
    <w:p w:rsidR="00000000" w:rsidDel="00000000" w:rsidP="00000000" w:rsidRDefault="00000000" w:rsidRPr="00000000" w14:paraId="00000194">
      <w:pPr>
        <w:jc w:val="both"/>
        <w:rPr>
          <w:sz w:val="20"/>
          <w:szCs w:val="20"/>
        </w:rPr>
      </w:pPr>
      <w:r w:rsidDel="00000000" w:rsidR="00000000" w:rsidRPr="00000000">
        <w:rPr>
          <w:rtl w:val="0"/>
        </w:rPr>
      </w:r>
    </w:p>
    <w:p w:rsidR="00000000" w:rsidDel="00000000" w:rsidP="00000000" w:rsidRDefault="00000000" w:rsidRPr="00000000" w14:paraId="00000195">
      <w:pPr>
        <w:jc w:val="both"/>
        <w:rPr>
          <w:sz w:val="20"/>
          <w:szCs w:val="20"/>
        </w:rPr>
      </w:pPr>
      <w:r w:rsidDel="00000000" w:rsidR="00000000" w:rsidRPr="00000000">
        <w:rPr>
          <w:rtl w:val="0"/>
        </w:rPr>
      </w:r>
    </w:p>
    <w:p w:rsidR="00000000" w:rsidDel="00000000" w:rsidP="00000000" w:rsidRDefault="00000000" w:rsidRPr="00000000" w14:paraId="00000196">
      <w:pPr>
        <w:jc w:val="both"/>
        <w:rPr>
          <w:sz w:val="20"/>
          <w:szCs w:val="20"/>
        </w:rPr>
      </w:pPr>
      <w:r w:rsidDel="00000000" w:rsidR="00000000" w:rsidRPr="00000000">
        <w:rPr>
          <w:sz w:val="20"/>
          <w:szCs w:val="20"/>
          <w:rtl w:val="0"/>
        </w:rPr>
        <w:t xml:space="preserve"> </w:t>
      </w:r>
      <w:sdt>
        <w:sdtPr>
          <w:tag w:val="goog_rdk_32"/>
        </w:sdtPr>
        <w:sdtContent>
          <w:commentRangeStart w:id="31"/>
        </w:sdtContent>
      </w:sdt>
      <w:r w:rsidDel="00000000" w:rsidR="00000000" w:rsidRPr="00000000">
        <w:rPr>
          <w:sz w:val="20"/>
          <w:szCs w:val="20"/>
          <w:rtl w:val="0"/>
        </w:rPr>
        <w:t xml:space="preserve"> </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97">
      <w:pPr>
        <w:jc w:val="both"/>
        <w:rPr>
          <w:sz w:val="20"/>
          <w:szCs w:val="20"/>
        </w:rPr>
      </w:pPr>
      <w:r w:rsidDel="00000000" w:rsidR="00000000" w:rsidRPr="00000000">
        <w:rPr>
          <w:rtl w:val="0"/>
        </w:rPr>
      </w:r>
    </w:p>
    <w:p w:rsidR="00000000" w:rsidDel="00000000" w:rsidP="00000000" w:rsidRDefault="00000000" w:rsidRPr="00000000" w14:paraId="00000198">
      <w:pPr>
        <w:ind w:left="1275.5905511811022" w:firstLine="0"/>
        <w:jc w:val="left"/>
        <w:rPr>
          <w:sz w:val="16"/>
          <w:szCs w:val="16"/>
        </w:rPr>
      </w:pPr>
      <w:r w:rsidDel="00000000" w:rsidR="00000000" w:rsidRPr="00000000">
        <w:rPr>
          <w:sz w:val="16"/>
          <w:szCs w:val="16"/>
          <w:rtl w:val="0"/>
        </w:rPr>
        <w:t xml:space="preserve">Nota. https://bit.ly/3NrWtqg</w:t>
      </w:r>
    </w:p>
    <w:p w:rsidR="00000000" w:rsidDel="00000000" w:rsidP="00000000" w:rsidRDefault="00000000" w:rsidRPr="00000000" w14:paraId="00000199">
      <w:pPr>
        <w:jc w:val="center"/>
        <w:rPr>
          <w:sz w:val="16"/>
          <w:szCs w:val="16"/>
        </w:rPr>
      </w:pPr>
      <w:r w:rsidDel="00000000" w:rsidR="00000000" w:rsidRPr="00000000">
        <w:rPr>
          <w:rtl w:val="0"/>
        </w:rPr>
      </w:r>
    </w:p>
    <w:p w:rsidR="00000000" w:rsidDel="00000000" w:rsidP="00000000" w:rsidRDefault="00000000" w:rsidRPr="00000000" w14:paraId="0000019A">
      <w:pPr>
        <w:jc w:val="both"/>
        <w:rPr>
          <w:sz w:val="20"/>
          <w:szCs w:val="20"/>
        </w:rPr>
      </w:pPr>
      <w:r w:rsidDel="00000000" w:rsidR="00000000" w:rsidRPr="00000000">
        <w:rPr>
          <w:sz w:val="20"/>
          <w:szCs w:val="20"/>
          <w:rtl w:val="0"/>
        </w:rPr>
        <w:t xml:space="preserve">Tiene entonces tres reportes principales que le permiten detallar actividades comerciales, responder a las necesidades tanto de los empleados como las de los clientes y tener un seguimiento continuo a los objetivos empresariales. Estos tres reportes específicamente son:</w:t>
      </w:r>
    </w:p>
    <w:p w:rsidR="00000000" w:rsidDel="00000000" w:rsidP="00000000" w:rsidRDefault="00000000" w:rsidRPr="00000000" w14:paraId="0000019B">
      <w:pPr>
        <w:jc w:val="both"/>
        <w:rPr>
          <w:sz w:val="20"/>
          <w:szCs w:val="20"/>
        </w:rPr>
      </w:pPr>
      <w:r w:rsidDel="00000000" w:rsidR="00000000" w:rsidRPr="00000000">
        <w:rPr>
          <w:rtl w:val="0"/>
        </w:rPr>
      </w:r>
    </w:p>
    <w:p w:rsidR="00000000" w:rsidDel="00000000" w:rsidP="00000000" w:rsidRDefault="00000000" w:rsidRPr="00000000" w14:paraId="0000019C">
      <w:pPr>
        <w:numPr>
          <w:ilvl w:val="0"/>
          <w:numId w:val="6"/>
        </w:numPr>
        <w:pBdr>
          <w:top w:space="0" w:sz="0" w:val="nil"/>
          <w:left w:space="0" w:sz="0" w:val="nil"/>
          <w:bottom w:space="0" w:sz="0" w:val="nil"/>
          <w:right w:space="0" w:sz="0" w:val="nil"/>
          <w:between w:space="0" w:sz="0" w:val="nil"/>
        </w:pBdr>
        <w:spacing w:line="259" w:lineRule="auto"/>
        <w:ind w:left="720" w:hanging="360"/>
        <w:jc w:val="both"/>
        <w:rPr>
          <w:color w:val="000000"/>
          <w:sz w:val="20"/>
          <w:szCs w:val="20"/>
        </w:rPr>
      </w:pPr>
      <w:r w:rsidDel="00000000" w:rsidR="00000000" w:rsidRPr="00000000">
        <w:rPr>
          <w:b w:val="1"/>
          <w:color w:val="000000"/>
          <w:sz w:val="20"/>
          <w:szCs w:val="20"/>
          <w:rtl w:val="0"/>
        </w:rPr>
        <w:t xml:space="preserve">Reporte de ventas diarias</w:t>
      </w:r>
      <w:r w:rsidDel="00000000" w:rsidR="00000000" w:rsidRPr="00000000">
        <w:rPr>
          <w:color w:val="000000"/>
          <w:sz w:val="20"/>
          <w:szCs w:val="20"/>
          <w:rtl w:val="0"/>
        </w:rPr>
        <w:t xml:space="preserve">: con este tipo de reportes, los gerentes podrán supervisar específicamente, la labor de cada vendedor y de esta manera, saber en qué les va bien y en </w:t>
      </w:r>
      <w:r w:rsidDel="00000000" w:rsidR="00000000" w:rsidRPr="00000000">
        <w:rPr>
          <w:sz w:val="20"/>
          <w:szCs w:val="20"/>
          <w:rtl w:val="0"/>
        </w:rPr>
        <w:t xml:space="preserve">cuáles</w:t>
      </w:r>
      <w:r w:rsidDel="00000000" w:rsidR="00000000" w:rsidRPr="00000000">
        <w:rPr>
          <w:color w:val="000000"/>
          <w:sz w:val="20"/>
          <w:szCs w:val="20"/>
          <w:rtl w:val="0"/>
        </w:rPr>
        <w:t xml:space="preserve"> actos hay que mejorar. Aquí también, va a encontrar si su fuerza de ventas está entendiendo sus estrategias y le sea más fácil incentivarlos a aumentar su productividad.</w:t>
      </w:r>
    </w:p>
    <w:p w:rsidR="00000000" w:rsidDel="00000000" w:rsidP="00000000" w:rsidRDefault="00000000" w:rsidRPr="00000000" w14:paraId="0000019D">
      <w:pPr>
        <w:pBdr>
          <w:top w:space="0" w:sz="0" w:val="nil"/>
          <w:left w:space="0" w:sz="0" w:val="nil"/>
          <w:bottom w:space="0" w:sz="0" w:val="nil"/>
          <w:right w:space="0" w:sz="0" w:val="nil"/>
          <w:between w:space="0" w:sz="0" w:val="nil"/>
        </w:pBdr>
        <w:spacing w:line="259" w:lineRule="auto"/>
        <w:jc w:val="both"/>
        <w:rPr>
          <w:color w:val="000000"/>
          <w:sz w:val="20"/>
          <w:szCs w:val="20"/>
        </w:rPr>
      </w:pPr>
      <w:r w:rsidDel="00000000" w:rsidR="00000000" w:rsidRPr="00000000">
        <w:rPr>
          <w:rtl w:val="0"/>
        </w:rPr>
      </w:r>
    </w:p>
    <w:p w:rsidR="00000000" w:rsidDel="00000000" w:rsidP="00000000" w:rsidRDefault="00000000" w:rsidRPr="00000000" w14:paraId="0000019E">
      <w:pPr>
        <w:numPr>
          <w:ilvl w:val="0"/>
          <w:numId w:val="6"/>
        </w:numPr>
        <w:pBdr>
          <w:top w:space="0" w:sz="0" w:val="nil"/>
          <w:left w:space="0" w:sz="0" w:val="nil"/>
          <w:bottom w:space="0" w:sz="0" w:val="nil"/>
          <w:right w:space="0" w:sz="0" w:val="nil"/>
          <w:between w:space="0" w:sz="0" w:val="nil"/>
        </w:pBdr>
        <w:spacing w:line="259" w:lineRule="auto"/>
        <w:ind w:left="720" w:hanging="360"/>
        <w:jc w:val="both"/>
        <w:rPr>
          <w:color w:val="000000"/>
          <w:sz w:val="20"/>
          <w:szCs w:val="20"/>
        </w:rPr>
      </w:pPr>
      <w:r w:rsidDel="00000000" w:rsidR="00000000" w:rsidRPr="00000000">
        <w:rPr>
          <w:b w:val="1"/>
          <w:color w:val="000000"/>
          <w:sz w:val="20"/>
          <w:szCs w:val="20"/>
          <w:rtl w:val="0"/>
        </w:rPr>
        <w:t xml:space="preserve">Reporte de ventas semanal</w:t>
      </w:r>
      <w:r w:rsidDel="00000000" w:rsidR="00000000" w:rsidRPr="00000000">
        <w:rPr>
          <w:color w:val="000000"/>
          <w:sz w:val="20"/>
          <w:szCs w:val="20"/>
          <w:rtl w:val="0"/>
        </w:rPr>
        <w:t xml:space="preserve">: con estos reportes semanales, podrá encontrar las dificultades que pueda tener algún o algunos vendedores y evitar que se pierdan los clientes fijos. Reportar semanalmente, le permite tener un equipo de ventas fortalecido y bien direccionado, con las correcciones necesarias para lograr las metas de ventas propuestas.</w:t>
      </w:r>
    </w:p>
    <w:p w:rsidR="00000000" w:rsidDel="00000000" w:rsidP="00000000" w:rsidRDefault="00000000" w:rsidRPr="00000000" w14:paraId="0000019F">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A0">
      <w:pPr>
        <w:numPr>
          <w:ilvl w:val="0"/>
          <w:numId w:val="6"/>
        </w:numPr>
        <w:pBdr>
          <w:top w:space="0" w:sz="0" w:val="nil"/>
          <w:left w:space="0" w:sz="0" w:val="nil"/>
          <w:bottom w:space="0" w:sz="0" w:val="nil"/>
          <w:right w:space="0" w:sz="0" w:val="nil"/>
          <w:between w:space="0" w:sz="0" w:val="nil"/>
        </w:pBdr>
        <w:spacing w:line="259" w:lineRule="auto"/>
        <w:ind w:left="720" w:hanging="360"/>
        <w:jc w:val="both"/>
        <w:rPr>
          <w:color w:val="000000"/>
          <w:sz w:val="20"/>
          <w:szCs w:val="20"/>
        </w:rPr>
      </w:pPr>
      <w:r w:rsidDel="00000000" w:rsidR="00000000" w:rsidRPr="00000000">
        <w:rPr>
          <w:b w:val="1"/>
          <w:color w:val="000000"/>
          <w:sz w:val="20"/>
          <w:szCs w:val="20"/>
          <w:rtl w:val="0"/>
        </w:rPr>
        <w:t xml:space="preserve">Reporte de ventas mensuales</w:t>
      </w:r>
      <w:r w:rsidDel="00000000" w:rsidR="00000000" w:rsidRPr="00000000">
        <w:rPr>
          <w:color w:val="000000"/>
          <w:sz w:val="20"/>
          <w:szCs w:val="20"/>
          <w:rtl w:val="0"/>
        </w:rPr>
        <w:t xml:space="preserve">: con este tipo de reportes usted va a hacer un seguimiento específico a su equipo de ventas respecto a sus objetivos empresariales a largo plazo.</w:t>
      </w:r>
    </w:p>
    <w:p w:rsidR="00000000" w:rsidDel="00000000" w:rsidP="00000000" w:rsidRDefault="00000000" w:rsidRPr="00000000" w14:paraId="000001A1">
      <w:pPr>
        <w:pBdr>
          <w:top w:space="0" w:sz="0" w:val="nil"/>
          <w:left w:space="0" w:sz="0" w:val="nil"/>
          <w:bottom w:space="0" w:sz="0" w:val="nil"/>
          <w:right w:space="0" w:sz="0" w:val="nil"/>
          <w:between w:space="0" w:sz="0" w:val="nil"/>
        </w:pBdr>
        <w:spacing w:after="160" w:line="259" w:lineRule="auto"/>
        <w:ind w:left="720" w:firstLine="0"/>
        <w:jc w:val="both"/>
        <w:rPr>
          <w:color w:val="000000"/>
        </w:rPr>
      </w:pPr>
      <w:r w:rsidDel="00000000" w:rsidR="00000000" w:rsidRPr="00000000">
        <w:rPr>
          <w:rtl w:val="0"/>
        </w:rPr>
      </w:r>
    </w:p>
    <w:p w:rsidR="00000000" w:rsidDel="00000000" w:rsidP="00000000" w:rsidRDefault="00000000" w:rsidRPr="00000000" w14:paraId="000001A2">
      <w:pPr>
        <w:jc w:val="both"/>
        <w:rPr>
          <w:sz w:val="20"/>
          <w:szCs w:val="20"/>
        </w:rPr>
      </w:pPr>
      <w:r w:rsidDel="00000000" w:rsidR="00000000" w:rsidRPr="00000000">
        <w:rPr>
          <w:sz w:val="20"/>
          <w:szCs w:val="20"/>
          <w:rtl w:val="0"/>
        </w:rPr>
        <w:t xml:space="preserve">Para conocer cómo debe hacer un reporte de ventas en Excel revise el siguiente recurso educativo: </w:t>
      </w:r>
    </w:p>
    <w:p w:rsidR="00000000" w:rsidDel="00000000" w:rsidP="00000000" w:rsidRDefault="00000000" w:rsidRPr="00000000" w14:paraId="000001A3">
      <w:pPr>
        <w:jc w:val="both"/>
        <w:rPr>
          <w:sz w:val="20"/>
          <w:szCs w:val="20"/>
        </w:rPr>
      </w:pP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762000</wp:posOffset>
                </wp:positionH>
                <wp:positionV relativeFrom="paragraph">
                  <wp:posOffset>127000</wp:posOffset>
                </wp:positionV>
                <wp:extent cx="5107305" cy="638175"/>
                <wp:effectExtent b="0" l="0" r="0" t="0"/>
                <wp:wrapNone/>
                <wp:docPr id="582" name=""/>
                <a:graphic>
                  <a:graphicData uri="http://schemas.microsoft.com/office/word/2010/wordprocessingShape">
                    <wps:wsp>
                      <wps:cNvSpPr/>
                      <wps:cNvPr id="6" name="Shape 6"/>
                      <wps:spPr>
                        <a:xfrm>
                          <a:off x="2811398" y="3479963"/>
                          <a:ext cx="5069205" cy="60007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Pasos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DI_CF08_4.1 Reporte en Excel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762000</wp:posOffset>
                </wp:positionH>
                <wp:positionV relativeFrom="paragraph">
                  <wp:posOffset>127000</wp:posOffset>
                </wp:positionV>
                <wp:extent cx="5107305" cy="638175"/>
                <wp:effectExtent b="0" l="0" r="0" t="0"/>
                <wp:wrapNone/>
                <wp:docPr id="582" name="image14.png"/>
                <a:graphic>
                  <a:graphicData uri="http://schemas.openxmlformats.org/drawingml/2006/picture">
                    <pic:pic>
                      <pic:nvPicPr>
                        <pic:cNvPr id="0" name="image14.png"/>
                        <pic:cNvPicPr preferRelativeResize="0"/>
                      </pic:nvPicPr>
                      <pic:blipFill>
                        <a:blip r:embed="rId34"/>
                        <a:srcRect/>
                        <a:stretch>
                          <a:fillRect/>
                        </a:stretch>
                      </pic:blipFill>
                      <pic:spPr>
                        <a:xfrm>
                          <a:off x="0" y="0"/>
                          <a:ext cx="5107305" cy="638175"/>
                        </a:xfrm>
                        <a:prstGeom prst="rect"/>
                        <a:ln/>
                      </pic:spPr>
                    </pic:pic>
                  </a:graphicData>
                </a:graphic>
              </wp:anchor>
            </w:drawing>
          </mc:Fallback>
        </mc:AlternateContent>
      </w:r>
    </w:p>
    <w:p w:rsidR="00000000" w:rsidDel="00000000" w:rsidP="00000000" w:rsidRDefault="00000000" w:rsidRPr="00000000" w14:paraId="000001A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rPr>
          <w:b w:val="1"/>
          <w:color w:val="000000"/>
          <w:sz w:val="20"/>
          <w:szCs w:val="20"/>
        </w:rPr>
      </w:pPr>
      <w:sdt>
        <w:sdtPr>
          <w:tag w:val="goog_rdk_33"/>
        </w:sdtPr>
        <w:sdtContent>
          <w:commentRangeStart w:id="32"/>
        </w:sdtContent>
      </w:sdt>
      <w:r w:rsidDel="00000000" w:rsidR="00000000" w:rsidRPr="00000000">
        <w:rPr>
          <w:rtl w:val="0"/>
        </w:rPr>
      </w:r>
    </w:p>
    <w:p w:rsidR="00000000" w:rsidDel="00000000" w:rsidP="00000000" w:rsidRDefault="00000000" w:rsidRPr="00000000" w14:paraId="000001A8">
      <w:pPr>
        <w:jc w:val="both"/>
        <w:rPr>
          <w:b w:val="1"/>
          <w:sz w:val="20"/>
          <w:szCs w:val="20"/>
        </w:rPr>
      </w:pP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A9">
      <w:pPr>
        <w:jc w:val="both"/>
        <w:rPr>
          <w:sz w:val="20"/>
          <w:szCs w:val="20"/>
        </w:rPr>
      </w:pPr>
      <w:r w:rsidDel="00000000" w:rsidR="00000000" w:rsidRPr="00000000">
        <w:rPr>
          <w:rtl w:val="0"/>
        </w:rPr>
      </w:r>
    </w:p>
    <w:p w:rsidR="00000000" w:rsidDel="00000000" w:rsidP="00000000" w:rsidRDefault="00000000" w:rsidRPr="00000000" w14:paraId="000001AA">
      <w:pPr>
        <w:jc w:val="both"/>
        <w:rPr>
          <w:b w:val="1"/>
          <w:sz w:val="20"/>
          <w:szCs w:val="20"/>
        </w:rPr>
      </w:pPr>
      <w:r w:rsidDel="00000000" w:rsidR="00000000" w:rsidRPr="00000000">
        <w:rPr>
          <w:b w:val="1"/>
          <w:sz w:val="20"/>
          <w:szCs w:val="20"/>
          <w:rtl w:val="0"/>
        </w:rPr>
        <w:t xml:space="preserve">4.2 Seguimiento del reporte</w:t>
      </w:r>
    </w:p>
    <w:p w:rsidR="00000000" w:rsidDel="00000000" w:rsidP="00000000" w:rsidRDefault="00000000" w:rsidRPr="00000000" w14:paraId="000001AB">
      <w:pPr>
        <w:jc w:val="both"/>
        <w:rPr>
          <w:sz w:val="20"/>
          <w:szCs w:val="20"/>
        </w:rPr>
      </w:pPr>
      <w:r w:rsidDel="00000000" w:rsidR="00000000" w:rsidRPr="00000000">
        <w:rPr>
          <w:rtl w:val="0"/>
        </w:rPr>
      </w:r>
    </w:p>
    <w:p w:rsidR="00000000" w:rsidDel="00000000" w:rsidP="00000000" w:rsidRDefault="00000000" w:rsidRPr="00000000" w14:paraId="000001AC">
      <w:pPr>
        <w:jc w:val="both"/>
        <w:rPr>
          <w:sz w:val="20"/>
          <w:szCs w:val="20"/>
        </w:rPr>
      </w:pPr>
      <w:r w:rsidDel="00000000" w:rsidR="00000000" w:rsidRPr="00000000">
        <w:rPr>
          <w:sz w:val="20"/>
          <w:szCs w:val="20"/>
          <w:rtl w:val="0"/>
        </w:rPr>
        <w:t xml:space="preserve">El seguimiento a los reportes de ventas, deben ser complementados con el equipo de mercadeo, para integrar de esta manera a sus posibles clientes (LEADS). Cuando un equipo de mercadeo genera campañas de visualización de una empresa hacia los LEADS, el equipo de ventas, debe actuar de acuerdo a la información que se suministre, para cerrar negocios con los nuevos LEADS y de esta manera, volverlos clientes de una empresa. Para hacer este cierre de ventas, es necesario analizar los datos y crear las condiciones favorables para un mejor acompañamiento al equipo de ventas.</w:t>
      </w:r>
    </w:p>
    <w:p w:rsidR="00000000" w:rsidDel="00000000" w:rsidP="00000000" w:rsidRDefault="00000000" w:rsidRPr="00000000" w14:paraId="000001AD">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25400</wp:posOffset>
                </wp:positionV>
                <wp:extent cx="6149595" cy="956623"/>
                <wp:effectExtent b="0" l="0" r="0" t="0"/>
                <wp:wrapNone/>
                <wp:docPr id="578" name=""/>
                <a:graphic>
                  <a:graphicData uri="http://schemas.microsoft.com/office/word/2010/wordprocessingShape">
                    <wps:wsp>
                      <wps:cNvSpPr/>
                      <wps:cNvPr id="2" name="Shape 2"/>
                      <wps:spPr>
                        <a:xfrm>
                          <a:off x="2285490" y="3315976"/>
                          <a:ext cx="6121020" cy="928048"/>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Tenga en cuenta que:</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Después de obtener los datos de los LEADS, los gerentes de las empresas deben dar respuesta a las siguientes preguntas: ¿cómo se debe estructurar el proceso de seguimiento a los reportes de ventas? ¿cómo se establece el “quién, cuándo y qué del seguimiento de ventas?, ¿se tiene un plan de ventas efectivo y fácil de seguir para cerrar los acuerdos?”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25400</wp:posOffset>
                </wp:positionV>
                <wp:extent cx="6149595" cy="956623"/>
                <wp:effectExtent b="0" l="0" r="0" t="0"/>
                <wp:wrapNone/>
                <wp:docPr id="578" name="image10.png"/>
                <a:graphic>
                  <a:graphicData uri="http://schemas.openxmlformats.org/drawingml/2006/picture">
                    <pic:pic>
                      <pic:nvPicPr>
                        <pic:cNvPr id="0" name="image10.png"/>
                        <pic:cNvPicPr preferRelativeResize="0"/>
                      </pic:nvPicPr>
                      <pic:blipFill>
                        <a:blip r:embed="rId35"/>
                        <a:srcRect/>
                        <a:stretch>
                          <a:fillRect/>
                        </a:stretch>
                      </pic:blipFill>
                      <pic:spPr>
                        <a:xfrm>
                          <a:off x="0" y="0"/>
                          <a:ext cx="6149595" cy="956623"/>
                        </a:xfrm>
                        <a:prstGeom prst="rect"/>
                        <a:ln/>
                      </pic:spPr>
                    </pic:pic>
                  </a:graphicData>
                </a:graphic>
              </wp:anchor>
            </w:drawing>
          </mc:Fallback>
        </mc:AlternateContent>
      </w:r>
    </w:p>
    <w:p w:rsidR="00000000" w:rsidDel="00000000" w:rsidP="00000000" w:rsidRDefault="00000000" w:rsidRPr="00000000" w14:paraId="000001AE">
      <w:pPr>
        <w:jc w:val="both"/>
        <w:rPr>
          <w:sz w:val="20"/>
          <w:szCs w:val="20"/>
        </w:rPr>
      </w:pPr>
      <w:r w:rsidDel="00000000" w:rsidR="00000000" w:rsidRPr="00000000">
        <w:rPr>
          <w:rtl w:val="0"/>
        </w:rPr>
      </w:r>
    </w:p>
    <w:p w:rsidR="00000000" w:rsidDel="00000000" w:rsidP="00000000" w:rsidRDefault="00000000" w:rsidRPr="00000000" w14:paraId="000001AF">
      <w:pPr>
        <w:jc w:val="both"/>
        <w:rPr>
          <w:sz w:val="20"/>
          <w:szCs w:val="20"/>
        </w:rPr>
      </w:pPr>
      <w:r w:rsidDel="00000000" w:rsidR="00000000" w:rsidRPr="00000000">
        <w:rPr>
          <w:rtl w:val="0"/>
        </w:rPr>
      </w:r>
    </w:p>
    <w:p w:rsidR="00000000" w:rsidDel="00000000" w:rsidP="00000000" w:rsidRDefault="00000000" w:rsidRPr="00000000" w14:paraId="000001B0">
      <w:pPr>
        <w:jc w:val="center"/>
        <w:rPr>
          <w:sz w:val="16"/>
          <w:szCs w:val="16"/>
        </w:rPr>
      </w:pPr>
      <w:r w:rsidDel="00000000" w:rsidR="00000000" w:rsidRPr="00000000">
        <w:rPr>
          <w:rtl w:val="0"/>
        </w:rPr>
      </w:r>
    </w:p>
    <w:p w:rsidR="00000000" w:rsidDel="00000000" w:rsidP="00000000" w:rsidRDefault="00000000" w:rsidRPr="00000000" w14:paraId="000001B1">
      <w:pPr>
        <w:jc w:val="both"/>
        <w:rPr>
          <w:sz w:val="20"/>
          <w:szCs w:val="20"/>
        </w:rPr>
      </w:pPr>
      <w:r w:rsidDel="00000000" w:rsidR="00000000" w:rsidRPr="00000000">
        <w:rPr>
          <w:rtl w:val="0"/>
        </w:rPr>
      </w:r>
    </w:p>
    <w:p w:rsidR="00000000" w:rsidDel="00000000" w:rsidP="00000000" w:rsidRDefault="00000000" w:rsidRPr="00000000" w14:paraId="000001B2">
      <w:pPr>
        <w:jc w:val="both"/>
        <w:rPr>
          <w:sz w:val="20"/>
          <w:szCs w:val="20"/>
        </w:rPr>
      </w:pPr>
      <w:r w:rsidDel="00000000" w:rsidR="00000000" w:rsidRPr="00000000">
        <w:rPr>
          <w:rtl w:val="0"/>
        </w:rPr>
      </w:r>
    </w:p>
    <w:p w:rsidR="00000000" w:rsidDel="00000000" w:rsidP="00000000" w:rsidRDefault="00000000" w:rsidRPr="00000000" w14:paraId="000001B3">
      <w:pPr>
        <w:jc w:val="both"/>
        <w:rPr>
          <w:sz w:val="20"/>
          <w:szCs w:val="20"/>
        </w:rPr>
      </w:pPr>
      <w:r w:rsidDel="00000000" w:rsidR="00000000" w:rsidRPr="00000000">
        <w:rPr>
          <w:rtl w:val="0"/>
        </w:rPr>
      </w:r>
    </w:p>
    <w:p w:rsidR="00000000" w:rsidDel="00000000" w:rsidP="00000000" w:rsidRDefault="00000000" w:rsidRPr="00000000" w14:paraId="000001B4">
      <w:pPr>
        <w:jc w:val="both"/>
        <w:rPr>
          <w:sz w:val="20"/>
          <w:szCs w:val="20"/>
        </w:rPr>
      </w:pPr>
      <w:r w:rsidDel="00000000" w:rsidR="00000000" w:rsidRPr="00000000">
        <w:rPr>
          <w:sz w:val="20"/>
          <w:szCs w:val="20"/>
          <w:rtl w:val="0"/>
        </w:rPr>
        <w:t xml:space="preserve">Revise el siguiente recurso educativo y conozca algunos consejos para hacer seguimiento al reporte de ventas: </w:t>
      </w:r>
    </w:p>
    <w:p w:rsidR="00000000" w:rsidDel="00000000" w:rsidP="00000000" w:rsidRDefault="00000000" w:rsidRPr="00000000" w14:paraId="000001B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762000</wp:posOffset>
                </wp:positionH>
                <wp:positionV relativeFrom="paragraph">
                  <wp:posOffset>127000</wp:posOffset>
                </wp:positionV>
                <wp:extent cx="5107305" cy="638175"/>
                <wp:effectExtent b="0" l="0" r="0" t="0"/>
                <wp:wrapNone/>
                <wp:docPr id="583" name=""/>
                <a:graphic>
                  <a:graphicData uri="http://schemas.microsoft.com/office/word/2010/wordprocessingShape">
                    <wps:wsp>
                      <wps:cNvSpPr/>
                      <wps:cNvPr id="7" name="Shape 7"/>
                      <wps:spPr>
                        <a:xfrm>
                          <a:off x="2811398" y="3479963"/>
                          <a:ext cx="5069205" cy="60007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Imagen interactiva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DI_CF08_4.2 Seguimiento al reporte de ventas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762000</wp:posOffset>
                </wp:positionH>
                <wp:positionV relativeFrom="paragraph">
                  <wp:posOffset>127000</wp:posOffset>
                </wp:positionV>
                <wp:extent cx="5107305" cy="638175"/>
                <wp:effectExtent b="0" l="0" r="0" t="0"/>
                <wp:wrapNone/>
                <wp:docPr id="583" name="image15.png"/>
                <a:graphic>
                  <a:graphicData uri="http://schemas.openxmlformats.org/drawingml/2006/picture">
                    <pic:pic>
                      <pic:nvPicPr>
                        <pic:cNvPr id="0" name="image15.png"/>
                        <pic:cNvPicPr preferRelativeResize="0"/>
                      </pic:nvPicPr>
                      <pic:blipFill>
                        <a:blip r:embed="rId36"/>
                        <a:srcRect/>
                        <a:stretch>
                          <a:fillRect/>
                        </a:stretch>
                      </pic:blipFill>
                      <pic:spPr>
                        <a:xfrm>
                          <a:off x="0" y="0"/>
                          <a:ext cx="5107305" cy="638175"/>
                        </a:xfrm>
                        <a:prstGeom prst="rect"/>
                        <a:ln/>
                      </pic:spPr>
                    </pic:pic>
                  </a:graphicData>
                </a:graphic>
              </wp:anchor>
            </w:drawing>
          </mc:Fallback>
        </mc:AlternateContent>
      </w:r>
    </w:p>
    <w:p w:rsidR="00000000" w:rsidDel="00000000" w:rsidP="00000000" w:rsidRDefault="00000000" w:rsidRPr="00000000" w14:paraId="000001B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rPr>
          <w:b w:val="1"/>
          <w:color w:val="000000"/>
          <w:sz w:val="20"/>
          <w:szCs w:val="20"/>
        </w:rPr>
      </w:pPr>
      <w:sdt>
        <w:sdtPr>
          <w:tag w:val="goog_rdk_34"/>
        </w:sdtPr>
        <w:sdtContent>
          <w:commentRangeStart w:id="33"/>
        </w:sdtContent>
      </w:sdt>
      <w:r w:rsidDel="00000000" w:rsidR="00000000" w:rsidRPr="00000000">
        <w:rPr>
          <w:rtl w:val="0"/>
        </w:rPr>
      </w:r>
    </w:p>
    <w:p w:rsidR="00000000" w:rsidDel="00000000" w:rsidP="00000000" w:rsidRDefault="00000000" w:rsidRPr="00000000" w14:paraId="000001B9">
      <w:pPr>
        <w:jc w:val="both"/>
        <w:rPr>
          <w:sz w:val="20"/>
          <w:szCs w:val="20"/>
        </w:rPr>
      </w:pP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BA">
      <w:pPr>
        <w:jc w:val="both"/>
        <w:rPr>
          <w:sz w:val="20"/>
          <w:szCs w:val="20"/>
        </w:rPr>
      </w:pPr>
      <w:r w:rsidDel="00000000" w:rsidR="00000000" w:rsidRPr="00000000">
        <w:rPr>
          <w:rtl w:val="0"/>
        </w:rPr>
      </w:r>
    </w:p>
    <w:p w:rsidR="00000000" w:rsidDel="00000000" w:rsidP="00000000" w:rsidRDefault="00000000" w:rsidRPr="00000000" w14:paraId="000001BB">
      <w:pPr>
        <w:jc w:val="both"/>
        <w:rPr>
          <w:b w:val="1"/>
          <w:sz w:val="20"/>
          <w:szCs w:val="20"/>
        </w:rPr>
      </w:pPr>
      <w:r w:rsidDel="00000000" w:rsidR="00000000" w:rsidRPr="00000000">
        <w:rPr>
          <w:b w:val="1"/>
          <w:sz w:val="20"/>
          <w:szCs w:val="20"/>
          <w:rtl w:val="0"/>
        </w:rPr>
        <w:t xml:space="preserve">4.3 Evaluación final</w:t>
      </w:r>
    </w:p>
    <w:p w:rsidR="00000000" w:rsidDel="00000000" w:rsidP="00000000" w:rsidRDefault="00000000" w:rsidRPr="00000000" w14:paraId="000001BC">
      <w:pPr>
        <w:jc w:val="both"/>
        <w:rPr>
          <w:sz w:val="20"/>
          <w:szCs w:val="20"/>
        </w:rPr>
      </w:pPr>
      <w:r w:rsidDel="00000000" w:rsidR="00000000" w:rsidRPr="00000000">
        <w:rPr>
          <w:rtl w:val="0"/>
        </w:rPr>
      </w:r>
    </w:p>
    <w:p w:rsidR="00000000" w:rsidDel="00000000" w:rsidP="00000000" w:rsidRDefault="00000000" w:rsidRPr="00000000" w14:paraId="000001BD">
      <w:pPr>
        <w:jc w:val="both"/>
        <w:rPr>
          <w:sz w:val="20"/>
          <w:szCs w:val="20"/>
        </w:rPr>
      </w:pPr>
      <w:r w:rsidDel="00000000" w:rsidR="00000000" w:rsidRPr="00000000">
        <w:rPr>
          <w:sz w:val="20"/>
          <w:szCs w:val="20"/>
          <w:rtl w:val="0"/>
        </w:rPr>
        <w:t xml:space="preserve">Para saber cómo medir la productividad de un equipo de ventas revise con atención el siguiente recurso educativo.</w:t>
      </w:r>
    </w:p>
    <w:p w:rsidR="00000000" w:rsidDel="00000000" w:rsidP="00000000" w:rsidRDefault="00000000" w:rsidRPr="00000000" w14:paraId="000001BE">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B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762000</wp:posOffset>
                </wp:positionH>
                <wp:positionV relativeFrom="paragraph">
                  <wp:posOffset>127000</wp:posOffset>
                </wp:positionV>
                <wp:extent cx="5107305" cy="638175"/>
                <wp:effectExtent b="0" l="0" r="0" t="0"/>
                <wp:wrapNone/>
                <wp:docPr id="584" name=""/>
                <a:graphic>
                  <a:graphicData uri="http://schemas.microsoft.com/office/word/2010/wordprocessingShape">
                    <wps:wsp>
                      <wps:cNvSpPr/>
                      <wps:cNvPr id="8" name="Shape 8"/>
                      <wps:spPr>
                        <a:xfrm>
                          <a:off x="2811398" y="3479963"/>
                          <a:ext cx="5069205" cy="60007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Acordeón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       DI_CF08_4.3 Evaluación final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762000</wp:posOffset>
                </wp:positionH>
                <wp:positionV relativeFrom="paragraph">
                  <wp:posOffset>127000</wp:posOffset>
                </wp:positionV>
                <wp:extent cx="5107305" cy="638175"/>
                <wp:effectExtent b="0" l="0" r="0" t="0"/>
                <wp:wrapNone/>
                <wp:docPr id="584" name="image16.png"/>
                <a:graphic>
                  <a:graphicData uri="http://schemas.openxmlformats.org/drawingml/2006/picture">
                    <pic:pic>
                      <pic:nvPicPr>
                        <pic:cNvPr id="0" name="image16.png"/>
                        <pic:cNvPicPr preferRelativeResize="0"/>
                      </pic:nvPicPr>
                      <pic:blipFill>
                        <a:blip r:embed="rId37"/>
                        <a:srcRect/>
                        <a:stretch>
                          <a:fillRect/>
                        </a:stretch>
                      </pic:blipFill>
                      <pic:spPr>
                        <a:xfrm>
                          <a:off x="0" y="0"/>
                          <a:ext cx="5107305" cy="638175"/>
                        </a:xfrm>
                        <a:prstGeom prst="rect"/>
                        <a:ln/>
                      </pic:spPr>
                    </pic:pic>
                  </a:graphicData>
                </a:graphic>
              </wp:anchor>
            </w:drawing>
          </mc:Fallback>
        </mc:AlternateContent>
      </w:r>
    </w:p>
    <w:p w:rsidR="00000000" w:rsidDel="00000000" w:rsidP="00000000" w:rsidRDefault="00000000" w:rsidRPr="00000000" w14:paraId="000001C0">
      <w:pPr>
        <w:pBdr>
          <w:top w:space="0" w:sz="0" w:val="nil"/>
          <w:left w:space="0" w:sz="0" w:val="nil"/>
          <w:bottom w:space="0" w:sz="0" w:val="nil"/>
          <w:right w:space="0" w:sz="0" w:val="nil"/>
          <w:between w:space="0" w:sz="0" w:val="nil"/>
        </w:pBdr>
        <w:jc w:val="both"/>
        <w:rPr>
          <w:color w:val="000000"/>
          <w:sz w:val="20"/>
          <w:szCs w:val="20"/>
        </w:rPr>
      </w:pPr>
      <w:sdt>
        <w:sdtPr>
          <w:tag w:val="goog_rdk_35"/>
        </w:sdtPr>
        <w:sdtContent>
          <w:commentRangeStart w:id="34"/>
        </w:sdtContent>
      </w:sdt>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rPr>
          <w:b w:val="1"/>
          <w:color w:val="000000"/>
          <w:sz w:val="20"/>
          <w:szCs w:val="20"/>
        </w:rPr>
      </w:pP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C3">
      <w:pPr>
        <w:jc w:val="both"/>
        <w:rPr>
          <w:sz w:val="20"/>
          <w:szCs w:val="20"/>
        </w:rPr>
      </w:pPr>
      <w:r w:rsidDel="00000000" w:rsidR="00000000" w:rsidRPr="00000000">
        <w:rPr>
          <w:rtl w:val="0"/>
        </w:rPr>
      </w:r>
    </w:p>
    <w:p w:rsidR="00000000" w:rsidDel="00000000" w:rsidP="00000000" w:rsidRDefault="00000000" w:rsidRPr="00000000" w14:paraId="000001C4">
      <w:pPr>
        <w:jc w:val="both"/>
        <w:rPr>
          <w:sz w:val="20"/>
          <w:szCs w:val="20"/>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C6">
      <w:pPr>
        <w:rPr>
          <w:b w:val="1"/>
          <w:color w:val="000000"/>
          <w:sz w:val="20"/>
          <w:szCs w:val="20"/>
        </w:rPr>
      </w:pPr>
      <w:r w:rsidDel="00000000" w:rsidR="00000000" w:rsidRPr="00000000">
        <w:rPr>
          <w:rtl w:val="0"/>
        </w:rPr>
      </w:r>
    </w:p>
    <w:p w:rsidR="00000000" w:rsidDel="00000000" w:rsidP="00000000" w:rsidRDefault="00000000" w:rsidRPr="00000000" w14:paraId="000001C7">
      <w:pPr>
        <w:numPr>
          <w:ilvl w:val="0"/>
          <w:numId w:val="2"/>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SÍNTESIS </w:t>
      </w:r>
    </w:p>
    <w:p w:rsidR="00000000" w:rsidDel="00000000" w:rsidP="00000000" w:rsidRDefault="00000000" w:rsidRPr="00000000" w14:paraId="000001C8">
      <w:pPr>
        <w:jc w:val="both"/>
        <w:rPr>
          <w:b w:val="1"/>
          <w:sz w:val="20"/>
          <w:szCs w:val="20"/>
        </w:rPr>
      </w:pPr>
      <w:r w:rsidDel="00000000" w:rsidR="00000000" w:rsidRPr="00000000">
        <w:rPr>
          <w:rtl w:val="0"/>
        </w:rPr>
      </w:r>
    </w:p>
    <w:p w:rsidR="00000000" w:rsidDel="00000000" w:rsidP="00000000" w:rsidRDefault="00000000" w:rsidRPr="00000000" w14:paraId="000001C9">
      <w:pPr>
        <w:jc w:val="both"/>
        <w:rPr>
          <w:sz w:val="20"/>
          <w:szCs w:val="20"/>
        </w:rPr>
      </w:pPr>
      <w:r w:rsidDel="00000000" w:rsidR="00000000" w:rsidRPr="00000000">
        <w:rPr>
          <w:sz w:val="20"/>
          <w:szCs w:val="20"/>
          <w:rtl w:val="0"/>
        </w:rPr>
        <w:t xml:space="preserve">Es innegable que el éxito de una  empresa, independientemente de su tamaño y razón social, depende de la relación que mantenga  con sus clientes además, de los mecanismos utilizados para la captación de nuevos potenciales consumidores, el servicio posventa y el seguimiento constante a los clientes es una de las mejores estrategias para fidelizarlos y hacerlos parte de la compañía, existen muchas técnicas, elementos y procesos que se deben seguir para llevar  esta tarea de la mejor manera posible, por ende el objetivo principal de este espacio de formación es dar a conocer dichos elementos, pues una empresa que no trabaje en pro de la conservación de sus clientes, que no le haga el debido seguimiento para identificar sus gustos y necesidades, será una empresa destinada hacia el fracaso. </w:t>
      </w:r>
    </w:p>
    <w:p w:rsidR="00000000" w:rsidDel="00000000" w:rsidP="00000000" w:rsidRDefault="00000000" w:rsidRPr="00000000" w14:paraId="000001CA">
      <w:pPr>
        <w:jc w:val="both"/>
        <w:rPr>
          <w:sz w:val="20"/>
          <w:szCs w:val="20"/>
        </w:rPr>
      </w:pPr>
      <w:r w:rsidDel="00000000" w:rsidR="00000000" w:rsidRPr="00000000">
        <w:rPr>
          <w:rtl w:val="0"/>
        </w:rPr>
      </w:r>
    </w:p>
    <w:p w:rsidR="00000000" w:rsidDel="00000000" w:rsidP="00000000" w:rsidRDefault="00000000" w:rsidRPr="00000000" w14:paraId="000001CB">
      <w:pPr>
        <w:jc w:val="both"/>
        <w:rPr>
          <w:color w:val="000000"/>
          <w:sz w:val="20"/>
          <w:szCs w:val="20"/>
        </w:rPr>
      </w:pPr>
      <w:r w:rsidDel="00000000" w:rsidR="00000000" w:rsidRPr="00000000">
        <w:rPr>
          <w:color w:val="000000"/>
          <w:sz w:val="20"/>
          <w:szCs w:val="20"/>
          <w:rtl w:val="0"/>
        </w:rPr>
        <w:t xml:space="preserve">Una breve revisión de los temas vistos, se encuentran en el siguiente </w:t>
      </w:r>
      <w:sdt>
        <w:sdtPr>
          <w:tag w:val="goog_rdk_36"/>
        </w:sdtPr>
        <w:sdtContent>
          <w:commentRangeStart w:id="35"/>
        </w:sdtContent>
      </w:sdt>
      <w:r w:rsidDel="00000000" w:rsidR="00000000" w:rsidRPr="00000000">
        <w:rPr>
          <w:color w:val="000000"/>
          <w:sz w:val="20"/>
          <w:szCs w:val="20"/>
          <w:rtl w:val="0"/>
        </w:rPr>
        <w:t xml:space="preserve">esquema</w:t>
      </w:r>
      <w:commentRangeEnd w:id="35"/>
      <w:r w:rsidDel="00000000" w:rsidR="00000000" w:rsidRPr="00000000">
        <w:commentReference w:id="35"/>
      </w:r>
      <w:r w:rsidDel="00000000" w:rsidR="00000000" w:rsidRPr="00000000">
        <w:rPr>
          <w:color w:val="000000"/>
          <w:sz w:val="20"/>
          <w:szCs w:val="20"/>
          <w:rtl w:val="0"/>
        </w:rPr>
        <w:t xml:space="preserve">:</w:t>
      </w:r>
    </w:p>
    <w:p w:rsidR="00000000" w:rsidDel="00000000" w:rsidP="00000000" w:rsidRDefault="00000000" w:rsidRPr="00000000" w14:paraId="000001CC">
      <w:pPr>
        <w:jc w:val="both"/>
        <w:rPr>
          <w:color w:val="000000"/>
          <w:sz w:val="20"/>
          <w:szCs w:val="20"/>
        </w:rPr>
      </w:pPr>
      <w:r w:rsidDel="00000000" w:rsidR="00000000" w:rsidRPr="00000000">
        <w:rPr>
          <w:rtl w:val="0"/>
        </w:rPr>
      </w:r>
    </w:p>
    <w:p w:rsidR="00000000" w:rsidDel="00000000" w:rsidP="00000000" w:rsidRDefault="00000000" w:rsidRPr="00000000" w14:paraId="000001CD">
      <w:pPr>
        <w:jc w:val="both"/>
        <w:rPr>
          <w:color w:val="000000"/>
          <w:sz w:val="20"/>
          <w:szCs w:val="20"/>
        </w:rPr>
      </w:pPr>
      <w:r w:rsidDel="00000000" w:rsidR="00000000" w:rsidRPr="00000000">
        <w:rPr>
          <w:rtl w:val="0"/>
        </w:rPr>
      </w:r>
    </w:p>
    <w:p w:rsidR="00000000" w:rsidDel="00000000" w:rsidP="00000000" w:rsidRDefault="00000000" w:rsidRPr="00000000" w14:paraId="000001CE">
      <w:pPr>
        <w:jc w:val="center"/>
        <w:rPr>
          <w:color w:val="000000"/>
          <w:sz w:val="20"/>
          <w:szCs w:val="20"/>
        </w:rPr>
      </w:pPr>
      <w:bookmarkStart w:colFirst="0" w:colLast="0" w:name="_heading=h.2et92p0" w:id="3"/>
      <w:bookmarkEnd w:id="3"/>
      <w:r w:rsidDel="00000000" w:rsidR="00000000" w:rsidRPr="00000000">
        <w:rPr/>
        <w:drawing>
          <wp:inline distB="0" distT="0" distL="0" distR="0">
            <wp:extent cx="4638675" cy="5191125"/>
            <wp:effectExtent b="0" l="0" r="0" t="0"/>
            <wp:docPr id="601"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4638675" cy="5191125"/>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rPr>
          <w:b w:val="1"/>
          <w:color w:val="000000"/>
          <w:sz w:val="20"/>
          <w:szCs w:val="20"/>
        </w:rPr>
      </w:pPr>
      <w:r w:rsidDel="00000000" w:rsidR="00000000" w:rsidRPr="00000000">
        <w:rPr>
          <w:rtl w:val="0"/>
        </w:rPr>
      </w:r>
    </w:p>
    <w:p w:rsidR="00000000" w:rsidDel="00000000" w:rsidP="00000000" w:rsidRDefault="00000000" w:rsidRPr="00000000" w14:paraId="000001D0">
      <w:pPr>
        <w:rPr>
          <w:sz w:val="20"/>
          <w:szCs w:val="20"/>
          <w:highlight w:val="white"/>
        </w:rPr>
      </w:pPr>
      <w:bookmarkStart w:colFirst="0" w:colLast="0" w:name="_heading=h.1fob9te" w:id="4"/>
      <w:bookmarkEnd w:id="4"/>
      <w:r w:rsidDel="00000000" w:rsidR="00000000" w:rsidRPr="00000000">
        <w:rPr>
          <w:rtl w:val="0"/>
        </w:rPr>
      </w:r>
    </w:p>
    <w:p w:rsidR="00000000" w:rsidDel="00000000" w:rsidP="00000000" w:rsidRDefault="00000000" w:rsidRPr="00000000" w14:paraId="000001D1">
      <w:pPr>
        <w:numPr>
          <w:ilvl w:val="0"/>
          <w:numId w:val="2"/>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sz w:val="20"/>
          <w:szCs w:val="20"/>
          <w:rtl w:val="0"/>
        </w:rPr>
        <w:t xml:space="preserve">ACTIVIDADES DIDÁCTICAS </w:t>
      </w: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w:rtl w:val="0"/>
        </w:rPr>
      </w:r>
    </w:p>
    <w:tbl>
      <w:tblPr>
        <w:tblStyle w:val="Table5"/>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D4">
            <w:pPr>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D6">
            <w:pPr>
              <w:rPr>
                <w:color w:val="000000"/>
                <w:sz w:val="20"/>
                <w:szCs w:val="20"/>
              </w:rPr>
            </w:pPr>
            <w:r w:rsidDel="00000000" w:rsidR="00000000" w:rsidRPr="00000000">
              <w:rPr>
                <w:color w:val="000000"/>
                <w:sz w:val="20"/>
                <w:szCs w:val="20"/>
                <w:rtl w:val="0"/>
              </w:rPr>
              <w:t xml:space="preserve">Nombre de la </w:t>
            </w:r>
            <w:r w:rsidDel="00000000" w:rsidR="00000000" w:rsidRPr="00000000">
              <w:rPr>
                <w:sz w:val="20"/>
                <w:szCs w:val="20"/>
                <w:rtl w:val="0"/>
              </w:rPr>
              <w:t xml:space="preserve">a</w:t>
            </w:r>
            <w:r w:rsidDel="00000000" w:rsidR="00000000" w:rsidRPr="00000000">
              <w:rPr>
                <w:color w:val="000000"/>
                <w:sz w:val="20"/>
                <w:szCs w:val="20"/>
                <w:rtl w:val="0"/>
              </w:rPr>
              <w:t xml:space="preserve">ctividad</w:t>
            </w:r>
          </w:p>
        </w:tc>
        <w:tc>
          <w:tcPr>
            <w:shd w:fill="auto" w:val="clear"/>
            <w:vAlign w:val="center"/>
          </w:tcPr>
          <w:p w:rsidR="00000000" w:rsidDel="00000000" w:rsidP="00000000" w:rsidRDefault="00000000" w:rsidRPr="00000000" w14:paraId="000001D7">
            <w:pPr>
              <w:rPr>
                <w:b w:val="0"/>
                <w:color w:val="000000"/>
                <w:sz w:val="20"/>
                <w:szCs w:val="20"/>
              </w:rPr>
            </w:pPr>
            <w:r w:rsidDel="00000000" w:rsidR="00000000" w:rsidRPr="00000000">
              <w:rPr>
                <w:b w:val="0"/>
                <w:color w:val="000000"/>
                <w:sz w:val="20"/>
                <w:szCs w:val="20"/>
                <w:rtl w:val="0"/>
              </w:rPr>
              <w:t xml:space="preserve">Afianzando conceptos.</w:t>
            </w:r>
          </w:p>
        </w:tc>
      </w:tr>
      <w:tr>
        <w:trPr>
          <w:cantSplit w:val="0"/>
          <w:trHeight w:val="806" w:hRule="atLeast"/>
          <w:tblHeader w:val="0"/>
        </w:trPr>
        <w:tc>
          <w:tcPr>
            <w:shd w:fill="fac896" w:val="clear"/>
            <w:vAlign w:val="center"/>
          </w:tcPr>
          <w:p w:rsidR="00000000" w:rsidDel="00000000" w:rsidP="00000000" w:rsidRDefault="00000000" w:rsidRPr="00000000" w14:paraId="000001D8">
            <w:pPr>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D9">
            <w:pPr>
              <w:rPr>
                <w:b w:val="0"/>
                <w:color w:val="000000"/>
                <w:sz w:val="20"/>
                <w:szCs w:val="20"/>
              </w:rPr>
            </w:pPr>
            <w:r w:rsidDel="00000000" w:rsidR="00000000" w:rsidRPr="00000000">
              <w:rPr>
                <w:b w:val="0"/>
                <w:sz w:val="20"/>
                <w:szCs w:val="20"/>
                <w:rtl w:val="0"/>
              </w:rPr>
              <w:t xml:space="preserve">Afianzar conocimientos sobre el proceso de seguimiento y control de ventas para aplicarlos en un contexto real empresarial.</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DA">
            <w:pPr>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DB">
            <w:pPr>
              <w:rPr>
                <w:b w:val="0"/>
                <w:color w:val="000000"/>
                <w:sz w:val="20"/>
                <w:szCs w:val="20"/>
              </w:rPr>
            </w:pPr>
            <w:r w:rsidDel="00000000" w:rsidR="00000000" w:rsidRPr="00000000">
              <w:rPr>
                <w:b w:val="0"/>
                <w:color w:val="000000"/>
                <w:sz w:val="20"/>
                <w:szCs w:val="20"/>
                <w:rtl w:val="0"/>
              </w:rPr>
              <w:t xml:space="preserve">Falso o verdadero</w:t>
            </w:r>
          </w:p>
        </w:tc>
      </w:tr>
      <w:tr>
        <w:trPr>
          <w:cantSplit w:val="0"/>
          <w:trHeight w:val="806" w:hRule="atLeast"/>
          <w:tblHeader w:val="0"/>
        </w:trPr>
        <w:tc>
          <w:tcPr>
            <w:shd w:fill="fac896" w:val="clear"/>
            <w:vAlign w:val="center"/>
          </w:tcPr>
          <w:p w:rsidR="00000000" w:rsidDel="00000000" w:rsidP="00000000" w:rsidRDefault="00000000" w:rsidRPr="00000000" w14:paraId="000001DC">
            <w:pPr>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1DD">
            <w:pPr>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DE">
            <w:pPr>
              <w:rPr>
                <w:b w:val="0"/>
                <w:color w:val="999999"/>
                <w:sz w:val="20"/>
                <w:szCs w:val="20"/>
              </w:rPr>
            </w:pPr>
            <w:r w:rsidDel="00000000" w:rsidR="00000000" w:rsidRPr="00000000">
              <w:rPr>
                <w:b w:val="0"/>
                <w:color w:val="000000"/>
                <w:sz w:val="20"/>
                <w:szCs w:val="20"/>
                <w:rtl w:val="0"/>
              </w:rPr>
              <w:t xml:space="preserve">Actividad didáctica 1. CF008</w:t>
            </w:r>
            <w:r w:rsidDel="00000000" w:rsidR="00000000" w:rsidRPr="00000000">
              <w:rPr>
                <w:rtl w:val="0"/>
              </w:rPr>
            </w:r>
          </w:p>
        </w:tc>
      </w:tr>
    </w:tbl>
    <w:p w:rsidR="00000000" w:rsidDel="00000000" w:rsidP="00000000" w:rsidRDefault="00000000" w:rsidRPr="00000000" w14:paraId="000001DF">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w:b w:val="1"/>
          <w:color w:val="000000"/>
          <w:sz w:val="20"/>
          <w:szCs w:val="20"/>
          <w:rtl w:val="0"/>
        </w:rPr>
        <w:t xml:space="preserve"> </w:t>
      </w:r>
    </w:p>
    <w:p w:rsidR="00000000" w:rsidDel="00000000" w:rsidP="00000000" w:rsidRDefault="00000000" w:rsidRPr="00000000" w14:paraId="000001E0">
      <w:pPr>
        <w:rPr>
          <w:sz w:val="20"/>
          <w:szCs w:val="20"/>
        </w:rPr>
      </w:pPr>
      <w:r w:rsidDel="00000000" w:rsidR="00000000" w:rsidRPr="00000000">
        <w:rPr>
          <w:rtl w:val="0"/>
        </w:rPr>
      </w:r>
    </w:p>
    <w:p w:rsidR="00000000" w:rsidDel="00000000" w:rsidP="00000000" w:rsidRDefault="00000000" w:rsidRPr="00000000" w14:paraId="000001E1">
      <w:pPr>
        <w:rPr>
          <w:sz w:val="20"/>
          <w:szCs w:val="20"/>
        </w:rPr>
      </w:pPr>
      <w:r w:rsidDel="00000000" w:rsidR="00000000" w:rsidRPr="00000000">
        <w:rPr>
          <w:rtl w:val="0"/>
        </w:rPr>
      </w:r>
    </w:p>
    <w:p w:rsidR="00000000" w:rsidDel="00000000" w:rsidP="00000000" w:rsidRDefault="00000000" w:rsidRPr="00000000" w14:paraId="000001E2">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1E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tbl>
      <w:tblPr>
        <w:tblStyle w:val="Table6"/>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E4">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E5">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E6">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E7">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E8">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E9">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EA">
            <w:pPr>
              <w:rPr>
                <w:b w:val="0"/>
                <w:sz w:val="20"/>
                <w:szCs w:val="20"/>
              </w:rPr>
            </w:pPr>
            <w:r w:rsidDel="00000000" w:rsidR="00000000" w:rsidRPr="00000000">
              <w:rPr>
                <w:b w:val="0"/>
                <w:sz w:val="20"/>
                <w:szCs w:val="20"/>
                <w:rtl w:val="0"/>
              </w:rPr>
              <w:t xml:space="preserve">1. Fidelización de clientes </w:t>
            </w:r>
          </w:p>
        </w:tc>
        <w:tc>
          <w:tcPr>
            <w:tcMar>
              <w:top w:w="100.0" w:type="dxa"/>
              <w:left w:w="100.0" w:type="dxa"/>
              <w:bottom w:w="100.0" w:type="dxa"/>
              <w:right w:w="100.0" w:type="dxa"/>
            </w:tcMar>
          </w:tcPr>
          <w:p w:rsidR="00000000" w:rsidDel="00000000" w:rsidP="00000000" w:rsidRDefault="00000000" w:rsidRPr="00000000" w14:paraId="000001EB">
            <w:pPr>
              <w:rPr>
                <w:b w:val="0"/>
                <w:sz w:val="20"/>
                <w:szCs w:val="20"/>
              </w:rPr>
            </w:pPr>
            <w:r w:rsidDel="00000000" w:rsidR="00000000" w:rsidRPr="00000000">
              <w:rPr>
                <w:b w:val="0"/>
                <w:sz w:val="20"/>
                <w:szCs w:val="20"/>
                <w:rtl w:val="0"/>
              </w:rPr>
              <w:t xml:space="preserve">Conduce tu empresa [Conduce Tu Empresa].(2021, 13 de agosto) ¿Qué es la fidelización del cliente?  Ventajas y Desventajas de fidelizar clientes. [video]. YouTube. </w:t>
            </w:r>
            <w:hyperlink r:id="rId39">
              <w:r w:rsidDel="00000000" w:rsidR="00000000" w:rsidRPr="00000000">
                <w:rPr>
                  <w:b w:val="0"/>
                  <w:color w:val="0000ff"/>
                  <w:sz w:val="20"/>
                  <w:szCs w:val="20"/>
                  <w:u w:val="single"/>
                  <w:rtl w:val="0"/>
                </w:rPr>
                <w:t xml:space="preserve">https://www.youtube.com/watch?v=sfkgNgU44vo</w:t>
              </w:r>
            </w:hyperlink>
            <w:r w:rsidDel="00000000" w:rsidR="00000000" w:rsidRPr="00000000">
              <w:rPr>
                <w:rtl w:val="0"/>
              </w:rPr>
            </w:r>
          </w:p>
          <w:p w:rsidR="00000000" w:rsidDel="00000000" w:rsidP="00000000" w:rsidRDefault="00000000" w:rsidRPr="00000000" w14:paraId="000001EC">
            <w:pP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ED">
            <w:pPr>
              <w:rPr>
                <w:b w:val="0"/>
                <w:sz w:val="20"/>
                <w:szCs w:val="20"/>
              </w:rPr>
            </w:pPr>
            <w:r w:rsidDel="00000000" w:rsidR="00000000" w:rsidRPr="00000000">
              <w:rPr>
                <w:b w:val="0"/>
                <w:sz w:val="20"/>
                <w:szCs w:val="20"/>
                <w:rtl w:val="0"/>
              </w:rPr>
              <w:t xml:space="preserve">Video </w:t>
            </w:r>
          </w:p>
        </w:tc>
        <w:tc>
          <w:tcPr>
            <w:tcMar>
              <w:top w:w="100.0" w:type="dxa"/>
              <w:left w:w="100.0" w:type="dxa"/>
              <w:bottom w:w="100.0" w:type="dxa"/>
              <w:right w:w="100.0" w:type="dxa"/>
            </w:tcMar>
          </w:tcPr>
          <w:p w:rsidR="00000000" w:rsidDel="00000000" w:rsidP="00000000" w:rsidRDefault="00000000" w:rsidRPr="00000000" w14:paraId="000001EE">
            <w:pPr>
              <w:rPr>
                <w:b w:val="0"/>
                <w:sz w:val="20"/>
                <w:szCs w:val="20"/>
              </w:rPr>
            </w:pPr>
            <w:hyperlink r:id="rId40">
              <w:r w:rsidDel="00000000" w:rsidR="00000000" w:rsidRPr="00000000">
                <w:rPr>
                  <w:b w:val="0"/>
                  <w:color w:val="0000ff"/>
                  <w:sz w:val="20"/>
                  <w:szCs w:val="20"/>
                  <w:u w:val="single"/>
                  <w:rtl w:val="0"/>
                </w:rPr>
                <w:t xml:space="preserve">https://www.youtube.com/watch?v=sfkgNgU44vo</w:t>
              </w:r>
            </w:hyperlink>
            <w:r w:rsidDel="00000000" w:rsidR="00000000" w:rsidRPr="00000000">
              <w:rPr>
                <w:rtl w:val="0"/>
              </w:rPr>
            </w:r>
          </w:p>
          <w:p w:rsidR="00000000" w:rsidDel="00000000" w:rsidP="00000000" w:rsidRDefault="00000000" w:rsidRPr="00000000" w14:paraId="000001EF">
            <w:pPr>
              <w:rPr>
                <w:b w:val="0"/>
                <w:sz w:val="20"/>
                <w:szCs w:val="20"/>
              </w:rPr>
            </w:pPr>
            <w:r w:rsidDel="00000000" w:rsidR="00000000" w:rsidRPr="00000000">
              <w:rPr>
                <w:b w:val="0"/>
                <w:sz w:val="20"/>
                <w:szCs w:val="20"/>
                <w:rtl w:val="0"/>
              </w:rPr>
              <w:t xml:space="preserve"> </w:t>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F0">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2. Servicio posventa</w:t>
            </w:r>
          </w:p>
          <w:p w:rsidR="00000000" w:rsidDel="00000000" w:rsidP="00000000" w:rsidRDefault="00000000" w:rsidRPr="00000000" w14:paraId="000001F1">
            <w:pP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F2">
            <w:pPr>
              <w:rPr>
                <w:b w:val="0"/>
                <w:sz w:val="20"/>
                <w:szCs w:val="20"/>
              </w:rPr>
            </w:pPr>
            <w:r w:rsidDel="00000000" w:rsidR="00000000" w:rsidRPr="00000000">
              <w:rPr>
                <w:b w:val="0"/>
                <w:sz w:val="20"/>
                <w:szCs w:val="20"/>
                <w:rtl w:val="0"/>
              </w:rPr>
              <w:t xml:space="preserve">NextLab Ventures Group. [NextLab Ventures Group] (2014, 19 de junio del).</w:t>
            </w:r>
          </w:p>
          <w:p w:rsidR="00000000" w:rsidDel="00000000" w:rsidP="00000000" w:rsidRDefault="00000000" w:rsidRPr="00000000" w14:paraId="000001F3">
            <w:pPr>
              <w:rPr>
                <w:b w:val="0"/>
                <w:sz w:val="20"/>
                <w:szCs w:val="20"/>
              </w:rPr>
            </w:pPr>
            <w:r w:rsidDel="00000000" w:rsidR="00000000" w:rsidRPr="00000000">
              <w:rPr>
                <w:b w:val="0"/>
                <w:sz w:val="20"/>
                <w:szCs w:val="20"/>
                <w:rtl w:val="0"/>
              </w:rPr>
              <w:t xml:space="preserve">Servicio Postventa. Definición. [video]. YouTube </w:t>
            </w:r>
            <w:hyperlink r:id="rId41">
              <w:r w:rsidDel="00000000" w:rsidR="00000000" w:rsidRPr="00000000">
                <w:rPr>
                  <w:b w:val="0"/>
                  <w:color w:val="0000ff"/>
                  <w:sz w:val="20"/>
                  <w:szCs w:val="20"/>
                  <w:u w:val="single"/>
                  <w:rtl w:val="0"/>
                </w:rPr>
                <w:t xml:space="preserve">https://www.youtube.com/watch?v=BwM_CenfDZI</w:t>
              </w:r>
            </w:hyperlink>
            <w:r w:rsidDel="00000000" w:rsidR="00000000" w:rsidRPr="00000000">
              <w:rPr>
                <w:rtl w:val="0"/>
              </w:rPr>
            </w:r>
          </w:p>
          <w:p w:rsidR="00000000" w:rsidDel="00000000" w:rsidP="00000000" w:rsidRDefault="00000000" w:rsidRPr="00000000" w14:paraId="000001F4">
            <w:pP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F5">
            <w:pPr>
              <w:rPr>
                <w:b w:val="0"/>
                <w:sz w:val="20"/>
                <w:szCs w:val="20"/>
              </w:rPr>
            </w:pPr>
            <w:r w:rsidDel="00000000" w:rsidR="00000000" w:rsidRPr="00000000">
              <w:rPr>
                <w:b w:val="0"/>
                <w:sz w:val="20"/>
                <w:szCs w:val="20"/>
                <w:rtl w:val="0"/>
              </w:rPr>
              <w:t xml:space="preserve">Video </w:t>
            </w:r>
          </w:p>
        </w:tc>
        <w:tc>
          <w:tcPr>
            <w:tcMar>
              <w:top w:w="100.0" w:type="dxa"/>
              <w:left w:w="100.0" w:type="dxa"/>
              <w:bottom w:w="100.0" w:type="dxa"/>
              <w:right w:w="100.0" w:type="dxa"/>
            </w:tcMar>
          </w:tcPr>
          <w:p w:rsidR="00000000" w:rsidDel="00000000" w:rsidP="00000000" w:rsidRDefault="00000000" w:rsidRPr="00000000" w14:paraId="000001F6">
            <w:pPr>
              <w:rPr>
                <w:b w:val="0"/>
                <w:sz w:val="20"/>
                <w:szCs w:val="20"/>
              </w:rPr>
            </w:pPr>
            <w:hyperlink r:id="rId42">
              <w:r w:rsidDel="00000000" w:rsidR="00000000" w:rsidRPr="00000000">
                <w:rPr>
                  <w:b w:val="0"/>
                  <w:color w:val="0000ff"/>
                  <w:sz w:val="20"/>
                  <w:szCs w:val="20"/>
                  <w:u w:val="single"/>
                  <w:rtl w:val="0"/>
                </w:rPr>
                <w:t xml:space="preserve">https://www.youtube.com/watch?v=BwM_CenfDZI</w:t>
              </w:r>
            </w:hyperlink>
            <w:r w:rsidDel="00000000" w:rsidR="00000000" w:rsidRPr="00000000">
              <w:rPr>
                <w:rtl w:val="0"/>
              </w:rPr>
            </w:r>
          </w:p>
          <w:p w:rsidR="00000000" w:rsidDel="00000000" w:rsidP="00000000" w:rsidRDefault="00000000" w:rsidRPr="00000000" w14:paraId="000001F7">
            <w:pPr>
              <w:rPr>
                <w:b w:val="0"/>
                <w:sz w:val="20"/>
                <w:szCs w:val="20"/>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F8">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3.2. Datos Cuantitativos y Datos Cualitativos</w:t>
            </w:r>
          </w:p>
          <w:p w:rsidR="00000000" w:rsidDel="00000000" w:rsidP="00000000" w:rsidRDefault="00000000" w:rsidRPr="00000000" w14:paraId="000001F9">
            <w:pP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FA">
            <w:pPr>
              <w:rPr>
                <w:b w:val="0"/>
                <w:color w:val="0000ff"/>
                <w:sz w:val="20"/>
                <w:szCs w:val="20"/>
                <w:u w:val="single"/>
              </w:rPr>
            </w:pPr>
            <w:r w:rsidDel="00000000" w:rsidR="00000000" w:rsidRPr="00000000">
              <w:rPr>
                <w:b w:val="0"/>
                <w:sz w:val="20"/>
                <w:szCs w:val="20"/>
                <w:rtl w:val="0"/>
              </w:rPr>
              <w:t xml:space="preserve">Datademia. [</w:t>
            </w:r>
            <w:r w:rsidDel="00000000" w:rsidR="00000000" w:rsidRPr="00000000">
              <w:rPr>
                <w:rFonts w:ascii="Roboto" w:cs="Roboto" w:eastAsia="Roboto" w:hAnsi="Roboto"/>
                <w:b w:val="0"/>
                <w:color w:val="030303"/>
                <w:sz w:val="21"/>
                <w:szCs w:val="21"/>
                <w:shd w:fill="f9f9f9" w:val="clear"/>
                <w:rtl w:val="0"/>
              </w:rPr>
              <w:t xml:space="preserve">Datademia</w:t>
            </w:r>
            <w:r w:rsidDel="00000000" w:rsidR="00000000" w:rsidRPr="00000000">
              <w:rPr>
                <w:b w:val="0"/>
                <w:sz w:val="20"/>
                <w:szCs w:val="20"/>
                <w:rtl w:val="0"/>
              </w:rPr>
              <w:t xml:space="preserve">]. (2021, 1 de noviembre ) Diferencia entre datos cualitativos vs datos cuantitativos. </w:t>
            </w:r>
            <w:hyperlink r:id="rId43">
              <w:r w:rsidDel="00000000" w:rsidR="00000000" w:rsidRPr="00000000">
                <w:rPr>
                  <w:b w:val="0"/>
                  <w:color w:val="0000ff"/>
                  <w:sz w:val="20"/>
                  <w:szCs w:val="20"/>
                  <w:u w:val="single"/>
                  <w:rtl w:val="0"/>
                </w:rPr>
                <w:t xml:space="preserve">https://www.youtube.com/watch?v=H6NBPgWoFtw</w:t>
              </w:r>
            </w:hyperlink>
            <w:r w:rsidDel="00000000" w:rsidR="00000000" w:rsidRPr="00000000">
              <w:rPr>
                <w:b w:val="0"/>
                <w:color w:val="0000ff"/>
                <w:sz w:val="20"/>
                <w:szCs w:val="20"/>
                <w:u w:val="single"/>
                <w:rtl w:val="0"/>
              </w:rPr>
              <w:t xml:space="preserve"> </w:t>
            </w:r>
            <w:r w:rsidDel="00000000" w:rsidR="00000000" w:rsidRPr="00000000">
              <w:rPr>
                <w:b w:val="0"/>
                <w:sz w:val="20"/>
                <w:szCs w:val="20"/>
                <w:rtl w:val="0"/>
              </w:rPr>
              <w:t xml:space="preserve">[video]. YouTube</w:t>
            </w:r>
            <w:r w:rsidDel="00000000" w:rsidR="00000000" w:rsidRPr="00000000">
              <w:rPr>
                <w:rtl w:val="0"/>
              </w:rPr>
            </w:r>
          </w:p>
          <w:p w:rsidR="00000000" w:rsidDel="00000000" w:rsidP="00000000" w:rsidRDefault="00000000" w:rsidRPr="00000000" w14:paraId="000001FB">
            <w:pP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FC">
            <w:pP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FD">
            <w:pPr>
              <w:rPr>
                <w:b w:val="0"/>
                <w:color w:val="0000ff"/>
                <w:sz w:val="20"/>
                <w:szCs w:val="20"/>
                <w:u w:val="single"/>
              </w:rPr>
            </w:pPr>
            <w:hyperlink r:id="rId44">
              <w:r w:rsidDel="00000000" w:rsidR="00000000" w:rsidRPr="00000000">
                <w:rPr>
                  <w:b w:val="0"/>
                  <w:color w:val="0000ff"/>
                  <w:sz w:val="20"/>
                  <w:szCs w:val="20"/>
                  <w:u w:val="single"/>
                  <w:rtl w:val="0"/>
                </w:rPr>
                <w:t xml:space="preserve">https://www.youtube.com/watch?v=H6NBPgWoFtw</w:t>
              </w:r>
            </w:hyperlink>
            <w:r w:rsidDel="00000000" w:rsidR="00000000" w:rsidRPr="00000000">
              <w:rPr>
                <w:rtl w:val="0"/>
              </w:rPr>
            </w:r>
          </w:p>
          <w:p w:rsidR="00000000" w:rsidDel="00000000" w:rsidP="00000000" w:rsidRDefault="00000000" w:rsidRPr="00000000" w14:paraId="000001FE">
            <w:pPr>
              <w:rPr>
                <w:b w:val="0"/>
                <w:sz w:val="20"/>
                <w:szCs w:val="20"/>
              </w:rPr>
            </w:pPr>
            <w:r w:rsidDel="00000000" w:rsidR="00000000" w:rsidRPr="00000000">
              <w:rPr>
                <w:rtl w:val="0"/>
              </w:rPr>
            </w:r>
          </w:p>
          <w:p w:rsidR="00000000" w:rsidDel="00000000" w:rsidP="00000000" w:rsidRDefault="00000000" w:rsidRPr="00000000" w14:paraId="000001FF">
            <w:pPr>
              <w:rPr>
                <w:b w:val="0"/>
                <w:sz w:val="20"/>
                <w:szCs w:val="20"/>
              </w:rPr>
            </w:pPr>
            <w:r w:rsidDel="00000000" w:rsidR="00000000" w:rsidRPr="00000000">
              <w:rPr>
                <w:rtl w:val="0"/>
              </w:rPr>
            </w:r>
          </w:p>
        </w:tc>
      </w:tr>
    </w:tbl>
    <w:p w:rsidR="00000000" w:rsidDel="00000000" w:rsidP="00000000" w:rsidRDefault="00000000" w:rsidRPr="00000000" w14:paraId="0000020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01">
      <w:pPr>
        <w:rPr>
          <w:sz w:val="20"/>
          <w:szCs w:val="20"/>
        </w:rPr>
      </w:pPr>
      <w:r w:rsidDel="00000000" w:rsidR="00000000" w:rsidRPr="00000000">
        <w:rPr>
          <w:sz w:val="20"/>
          <w:szCs w:val="20"/>
          <w:rtl w:val="0"/>
        </w:rPr>
        <w:t xml:space="preserve"> </w:t>
      </w:r>
    </w:p>
    <w:p w:rsidR="00000000" w:rsidDel="00000000" w:rsidP="00000000" w:rsidRDefault="00000000" w:rsidRPr="00000000" w14:paraId="00000202">
      <w:pPr>
        <w:rPr>
          <w:sz w:val="20"/>
          <w:szCs w:val="20"/>
        </w:rPr>
      </w:pPr>
      <w:r w:rsidDel="00000000" w:rsidR="00000000" w:rsidRPr="00000000">
        <w:rPr>
          <w:rtl w:val="0"/>
        </w:rPr>
      </w:r>
    </w:p>
    <w:p w:rsidR="00000000" w:rsidDel="00000000" w:rsidP="00000000" w:rsidRDefault="00000000" w:rsidRPr="00000000" w14:paraId="00000203">
      <w:pPr>
        <w:rPr>
          <w:sz w:val="20"/>
          <w:szCs w:val="20"/>
        </w:rPr>
      </w:pPr>
      <w:r w:rsidDel="00000000" w:rsidR="00000000" w:rsidRPr="00000000">
        <w:rPr>
          <w:rtl w:val="0"/>
        </w:rPr>
      </w:r>
    </w:p>
    <w:p w:rsidR="00000000" w:rsidDel="00000000" w:rsidP="00000000" w:rsidRDefault="00000000" w:rsidRPr="00000000" w14:paraId="00000204">
      <w:pPr>
        <w:rPr>
          <w:sz w:val="20"/>
          <w:szCs w:val="20"/>
        </w:rPr>
      </w:pPr>
      <w:r w:rsidDel="00000000" w:rsidR="00000000" w:rsidRPr="00000000">
        <w:rPr>
          <w:rtl w:val="0"/>
        </w:rPr>
      </w:r>
    </w:p>
    <w:p w:rsidR="00000000" w:rsidDel="00000000" w:rsidP="00000000" w:rsidRDefault="00000000" w:rsidRPr="00000000" w14:paraId="00000205">
      <w:pPr>
        <w:rPr>
          <w:sz w:val="20"/>
          <w:szCs w:val="20"/>
        </w:rPr>
      </w:pPr>
      <w:r w:rsidDel="00000000" w:rsidR="00000000" w:rsidRPr="00000000">
        <w:rPr>
          <w:rtl w:val="0"/>
        </w:rPr>
      </w:r>
    </w:p>
    <w:p w:rsidR="00000000" w:rsidDel="00000000" w:rsidP="00000000" w:rsidRDefault="00000000" w:rsidRPr="00000000" w14:paraId="00000206">
      <w:pPr>
        <w:rPr>
          <w:sz w:val="20"/>
          <w:szCs w:val="20"/>
        </w:rPr>
      </w:pPr>
      <w:r w:rsidDel="00000000" w:rsidR="00000000" w:rsidRPr="00000000">
        <w:rPr>
          <w:rtl w:val="0"/>
        </w:rPr>
      </w:r>
    </w:p>
    <w:p w:rsidR="00000000" w:rsidDel="00000000" w:rsidP="00000000" w:rsidRDefault="00000000" w:rsidRPr="00000000" w14:paraId="00000207">
      <w:pPr>
        <w:rPr>
          <w:sz w:val="20"/>
          <w:szCs w:val="20"/>
        </w:rPr>
      </w:pPr>
      <w:r w:rsidDel="00000000" w:rsidR="00000000" w:rsidRPr="00000000">
        <w:rPr>
          <w:rtl w:val="0"/>
        </w:rPr>
      </w:r>
    </w:p>
    <w:p w:rsidR="00000000" w:rsidDel="00000000" w:rsidP="00000000" w:rsidRDefault="00000000" w:rsidRPr="00000000" w14:paraId="00000208">
      <w:pPr>
        <w:rPr>
          <w:sz w:val="20"/>
          <w:szCs w:val="20"/>
        </w:rPr>
      </w:pPr>
      <w:r w:rsidDel="00000000" w:rsidR="00000000" w:rsidRPr="00000000">
        <w:rPr>
          <w:rtl w:val="0"/>
        </w:rPr>
      </w:r>
    </w:p>
    <w:p w:rsidR="00000000" w:rsidDel="00000000" w:rsidP="00000000" w:rsidRDefault="00000000" w:rsidRPr="00000000" w14:paraId="00000209">
      <w:pPr>
        <w:rPr>
          <w:sz w:val="20"/>
          <w:szCs w:val="20"/>
        </w:rPr>
      </w:pPr>
      <w:r w:rsidDel="00000000" w:rsidR="00000000" w:rsidRPr="00000000">
        <w:rPr>
          <w:rtl w:val="0"/>
        </w:rPr>
      </w:r>
    </w:p>
    <w:p w:rsidR="00000000" w:rsidDel="00000000" w:rsidP="00000000" w:rsidRDefault="00000000" w:rsidRPr="00000000" w14:paraId="0000020A">
      <w:pPr>
        <w:rPr>
          <w:sz w:val="20"/>
          <w:szCs w:val="20"/>
        </w:rPr>
      </w:pPr>
      <w:r w:rsidDel="00000000" w:rsidR="00000000" w:rsidRPr="00000000">
        <w:rPr>
          <w:rtl w:val="0"/>
        </w:rPr>
      </w:r>
    </w:p>
    <w:p w:rsidR="00000000" w:rsidDel="00000000" w:rsidP="00000000" w:rsidRDefault="00000000" w:rsidRPr="00000000" w14:paraId="0000020B">
      <w:pPr>
        <w:rPr>
          <w:sz w:val="20"/>
          <w:szCs w:val="20"/>
        </w:rPr>
      </w:pPr>
      <w:r w:rsidDel="00000000" w:rsidR="00000000" w:rsidRPr="00000000">
        <w:rPr>
          <w:rtl w:val="0"/>
        </w:rPr>
      </w:r>
    </w:p>
    <w:p w:rsidR="00000000" w:rsidDel="00000000" w:rsidP="00000000" w:rsidRDefault="00000000" w:rsidRPr="00000000" w14:paraId="0000020C">
      <w:pPr>
        <w:rPr>
          <w:sz w:val="20"/>
          <w:szCs w:val="20"/>
        </w:rPr>
      </w:pPr>
      <w:r w:rsidDel="00000000" w:rsidR="00000000" w:rsidRPr="00000000">
        <w:rPr>
          <w:rtl w:val="0"/>
        </w:rPr>
      </w:r>
    </w:p>
    <w:p w:rsidR="00000000" w:rsidDel="00000000" w:rsidP="00000000" w:rsidRDefault="00000000" w:rsidRPr="00000000" w14:paraId="0000020D">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20E">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7"/>
        <w:tblW w:w="99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0"/>
        <w:gridCol w:w="7800"/>
        <w:tblGridChange w:id="0">
          <w:tblGrid>
            <w:gridCol w:w="2160"/>
            <w:gridCol w:w="780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0F">
            <w:pPr>
              <w:jc w:val="center"/>
              <w:rPr>
                <w:color w:val="000000"/>
                <w:sz w:val="20"/>
                <w:szCs w:val="20"/>
              </w:rPr>
            </w:pPr>
            <w:r w:rsidDel="00000000" w:rsidR="00000000" w:rsidRPr="00000000">
              <w:rPr>
                <w:color w:val="000000"/>
                <w:sz w:val="20"/>
                <w:szCs w:val="20"/>
                <w:rtl w:val="0"/>
              </w:rPr>
              <w:t xml:space="preserve">TERMINO</w:t>
            </w:r>
          </w:p>
        </w:tc>
        <w:tc>
          <w:tcPr>
            <w:shd w:fill="f9cb9c" w:val="clear"/>
            <w:tcMar>
              <w:top w:w="100.0" w:type="dxa"/>
              <w:left w:w="100.0" w:type="dxa"/>
              <w:bottom w:w="100.0" w:type="dxa"/>
              <w:right w:w="100.0" w:type="dxa"/>
            </w:tcMar>
          </w:tcPr>
          <w:p w:rsidR="00000000" w:rsidDel="00000000" w:rsidP="00000000" w:rsidRDefault="00000000" w:rsidRPr="00000000" w14:paraId="00000210">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1">
            <w:pPr>
              <w:spacing w:line="276" w:lineRule="auto"/>
              <w:rPr>
                <w:sz w:val="20"/>
                <w:szCs w:val="20"/>
              </w:rPr>
            </w:pPr>
            <w:r w:rsidDel="00000000" w:rsidR="00000000" w:rsidRPr="00000000">
              <w:rPr>
                <w:sz w:val="20"/>
                <w:szCs w:val="20"/>
                <w:rtl w:val="0"/>
              </w:rPr>
              <w:t xml:space="preserve">Bases de datos</w:t>
            </w:r>
          </w:p>
        </w:tc>
        <w:tc>
          <w:tcPr>
            <w:shd w:fill="auto" w:val="clear"/>
            <w:tcMar>
              <w:top w:w="100.0" w:type="dxa"/>
              <w:left w:w="100.0" w:type="dxa"/>
              <w:bottom w:w="100.0" w:type="dxa"/>
              <w:right w:w="100.0" w:type="dxa"/>
            </w:tcMar>
          </w:tcPr>
          <w:p w:rsidR="00000000" w:rsidDel="00000000" w:rsidP="00000000" w:rsidRDefault="00000000" w:rsidRPr="00000000" w14:paraId="00000212">
            <w:pPr>
              <w:spacing w:line="276" w:lineRule="auto"/>
              <w:jc w:val="both"/>
              <w:rPr>
                <w:b w:val="0"/>
                <w:sz w:val="20"/>
                <w:szCs w:val="20"/>
              </w:rPr>
            </w:pPr>
            <w:r w:rsidDel="00000000" w:rsidR="00000000" w:rsidRPr="00000000">
              <w:rPr>
                <w:b w:val="0"/>
                <w:sz w:val="20"/>
                <w:szCs w:val="20"/>
                <w:rtl w:val="0"/>
              </w:rPr>
              <w:t xml:space="preserve">Es una recopilación organizada de información o datos estructurados, que normalmente se almacena de forma electrónica en un sistema informático.</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3">
            <w:pPr>
              <w:rPr>
                <w:sz w:val="20"/>
                <w:szCs w:val="20"/>
              </w:rPr>
            </w:pPr>
            <w:r w:rsidDel="00000000" w:rsidR="00000000" w:rsidRPr="00000000">
              <w:rPr>
                <w:sz w:val="20"/>
                <w:szCs w:val="20"/>
                <w:rtl w:val="0"/>
              </w:rPr>
              <w:t xml:space="preserve">Cuantitativo</w:t>
            </w:r>
          </w:p>
        </w:tc>
        <w:tc>
          <w:tcPr>
            <w:shd w:fill="auto" w:val="clear"/>
            <w:tcMar>
              <w:top w:w="100.0" w:type="dxa"/>
              <w:left w:w="100.0" w:type="dxa"/>
              <w:bottom w:w="100.0" w:type="dxa"/>
              <w:right w:w="100.0" w:type="dxa"/>
            </w:tcMar>
          </w:tcPr>
          <w:p w:rsidR="00000000" w:rsidDel="00000000" w:rsidP="00000000" w:rsidRDefault="00000000" w:rsidRPr="00000000" w14:paraId="00000214">
            <w:pPr>
              <w:spacing w:line="276" w:lineRule="auto"/>
              <w:jc w:val="both"/>
              <w:rPr>
                <w:b w:val="0"/>
                <w:sz w:val="20"/>
                <w:szCs w:val="20"/>
              </w:rPr>
            </w:pPr>
            <w:r w:rsidDel="00000000" w:rsidR="00000000" w:rsidRPr="00000000">
              <w:rPr>
                <w:b w:val="0"/>
                <w:sz w:val="20"/>
                <w:szCs w:val="20"/>
                <w:rtl w:val="0"/>
              </w:rPr>
              <w:t xml:space="preserve">Es un adjetivo que se emplea con frecuencia para referirse a la propiedad numérica de los datos, investigaciones, métodos o resultados. Este concepto se encuentra asociado de manera directa con “cantidad”, por lo que sus variables siempre pueden medirse.</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5">
            <w:pPr>
              <w:rPr>
                <w:sz w:val="20"/>
                <w:szCs w:val="20"/>
              </w:rPr>
            </w:pPr>
            <w:r w:rsidDel="00000000" w:rsidR="00000000" w:rsidRPr="00000000">
              <w:rPr>
                <w:sz w:val="20"/>
                <w:szCs w:val="20"/>
                <w:rtl w:val="0"/>
              </w:rPr>
              <w:t xml:space="preserve">Cualitativo</w:t>
            </w:r>
          </w:p>
        </w:tc>
        <w:tc>
          <w:tcPr>
            <w:shd w:fill="auto" w:val="clear"/>
            <w:tcMar>
              <w:top w:w="100.0" w:type="dxa"/>
              <w:left w:w="100.0" w:type="dxa"/>
              <w:bottom w:w="100.0" w:type="dxa"/>
              <w:right w:w="100.0" w:type="dxa"/>
            </w:tcMar>
          </w:tcPr>
          <w:p w:rsidR="00000000" w:rsidDel="00000000" w:rsidP="00000000" w:rsidRDefault="00000000" w:rsidRPr="00000000" w14:paraId="00000216">
            <w:pPr>
              <w:spacing w:line="276" w:lineRule="auto"/>
              <w:jc w:val="both"/>
              <w:rPr>
                <w:b w:val="0"/>
                <w:sz w:val="20"/>
                <w:szCs w:val="20"/>
              </w:rPr>
            </w:pPr>
            <w:r w:rsidDel="00000000" w:rsidR="00000000" w:rsidRPr="00000000">
              <w:rPr>
                <w:b w:val="0"/>
                <w:sz w:val="20"/>
                <w:szCs w:val="20"/>
                <w:rtl w:val="0"/>
              </w:rPr>
              <w:t xml:space="preserve">Significa calidad, es un análisis y valoración de la naturaleza o modo de ser de un objeto o fenómeno.</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7">
            <w:pPr>
              <w:rPr>
                <w:sz w:val="20"/>
                <w:szCs w:val="20"/>
              </w:rPr>
            </w:pPr>
            <w:r w:rsidDel="00000000" w:rsidR="00000000" w:rsidRPr="00000000">
              <w:rPr>
                <w:sz w:val="20"/>
                <w:szCs w:val="20"/>
                <w:rtl w:val="0"/>
              </w:rPr>
              <w:t xml:space="preserve">Cliente</w:t>
            </w:r>
          </w:p>
        </w:tc>
        <w:tc>
          <w:tcPr>
            <w:shd w:fill="auto" w:val="clear"/>
            <w:tcMar>
              <w:top w:w="100.0" w:type="dxa"/>
              <w:left w:w="100.0" w:type="dxa"/>
              <w:bottom w:w="100.0" w:type="dxa"/>
              <w:right w:w="100.0" w:type="dxa"/>
            </w:tcMar>
          </w:tcPr>
          <w:p w:rsidR="00000000" w:rsidDel="00000000" w:rsidP="00000000" w:rsidRDefault="00000000" w:rsidRPr="00000000" w14:paraId="00000218">
            <w:pPr>
              <w:jc w:val="both"/>
              <w:rPr>
                <w:b w:val="0"/>
                <w:sz w:val="20"/>
                <w:szCs w:val="20"/>
              </w:rPr>
            </w:pPr>
            <w:r w:rsidDel="00000000" w:rsidR="00000000" w:rsidRPr="00000000">
              <w:rPr>
                <w:b w:val="0"/>
                <w:sz w:val="20"/>
                <w:szCs w:val="20"/>
                <w:rtl w:val="0"/>
              </w:rPr>
              <w:t xml:space="preserve">Persona o entidad que compra los bienes y servicios que ofrece una empresa.</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9">
            <w:pPr>
              <w:spacing w:line="276" w:lineRule="auto"/>
              <w:rPr>
                <w:sz w:val="20"/>
                <w:szCs w:val="20"/>
              </w:rPr>
            </w:pPr>
            <w:r w:rsidDel="00000000" w:rsidR="00000000" w:rsidRPr="00000000">
              <w:rPr>
                <w:sz w:val="20"/>
                <w:szCs w:val="20"/>
                <w:rtl w:val="0"/>
              </w:rPr>
              <w:t xml:space="preserve">Cliente Leal</w:t>
            </w:r>
          </w:p>
        </w:tc>
        <w:tc>
          <w:tcPr>
            <w:shd w:fill="auto" w:val="clear"/>
            <w:tcMar>
              <w:top w:w="100.0" w:type="dxa"/>
              <w:left w:w="100.0" w:type="dxa"/>
              <w:bottom w:w="100.0" w:type="dxa"/>
              <w:right w:w="100.0" w:type="dxa"/>
            </w:tcMar>
          </w:tcPr>
          <w:p w:rsidR="00000000" w:rsidDel="00000000" w:rsidP="00000000" w:rsidRDefault="00000000" w:rsidRPr="00000000" w14:paraId="0000021A">
            <w:pPr>
              <w:spacing w:line="276" w:lineRule="auto"/>
              <w:jc w:val="both"/>
              <w:rPr>
                <w:b w:val="0"/>
                <w:sz w:val="20"/>
                <w:szCs w:val="20"/>
              </w:rPr>
            </w:pPr>
            <w:r w:rsidDel="00000000" w:rsidR="00000000" w:rsidRPr="00000000">
              <w:rPr>
                <w:b w:val="0"/>
                <w:sz w:val="20"/>
                <w:szCs w:val="20"/>
                <w:rtl w:val="0"/>
              </w:rPr>
              <w:t xml:space="preserve">Es uno de los principales elementos que eleva la competitividad de una marca. Es aquel usuario que maximiza la utilización de un determinado producto y/o servicio, volviéndose indispensable para la empresa.</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B">
            <w:pPr>
              <w:rPr>
                <w:sz w:val="20"/>
                <w:szCs w:val="20"/>
              </w:rPr>
            </w:pPr>
            <w:r w:rsidDel="00000000" w:rsidR="00000000" w:rsidRPr="00000000">
              <w:rPr>
                <w:sz w:val="20"/>
                <w:szCs w:val="20"/>
                <w:rtl w:val="0"/>
              </w:rPr>
              <w:t xml:space="preserve">Encuesta</w:t>
            </w:r>
          </w:p>
        </w:tc>
        <w:tc>
          <w:tcPr>
            <w:shd w:fill="auto" w:val="clear"/>
            <w:tcMar>
              <w:top w:w="100.0" w:type="dxa"/>
              <w:left w:w="100.0" w:type="dxa"/>
              <w:bottom w:w="100.0" w:type="dxa"/>
              <w:right w:w="100.0" w:type="dxa"/>
            </w:tcMar>
          </w:tcPr>
          <w:p w:rsidR="00000000" w:rsidDel="00000000" w:rsidP="00000000" w:rsidRDefault="00000000" w:rsidRPr="00000000" w14:paraId="0000021C">
            <w:pPr>
              <w:jc w:val="both"/>
              <w:rPr>
                <w:b w:val="0"/>
                <w:sz w:val="20"/>
                <w:szCs w:val="20"/>
              </w:rPr>
            </w:pPr>
            <w:r w:rsidDel="00000000" w:rsidR="00000000" w:rsidRPr="00000000">
              <w:rPr>
                <w:b w:val="0"/>
                <w:sz w:val="20"/>
                <w:szCs w:val="20"/>
                <w:rtl w:val="0"/>
              </w:rPr>
              <w:t xml:space="preserve">Es un instrumento para recoger información cualitativa y/o cuantitativa de una población estadística. Para ello, se elabora un cuestionario, cuyos datos obtenidos serán procesados con métodos estadísticos.</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D">
            <w:pPr>
              <w:rPr>
                <w:color w:val="000000"/>
                <w:sz w:val="20"/>
                <w:szCs w:val="20"/>
              </w:rPr>
            </w:pPr>
            <w:r w:rsidDel="00000000" w:rsidR="00000000" w:rsidRPr="00000000">
              <w:rPr>
                <w:color w:val="000000"/>
                <w:sz w:val="20"/>
                <w:szCs w:val="20"/>
                <w:rtl w:val="0"/>
              </w:rPr>
              <w:t xml:space="preserve">Lead</w:t>
            </w:r>
          </w:p>
        </w:tc>
        <w:tc>
          <w:tcPr>
            <w:shd w:fill="auto" w:val="clear"/>
            <w:tcMar>
              <w:top w:w="100.0" w:type="dxa"/>
              <w:left w:w="100.0" w:type="dxa"/>
              <w:bottom w:w="100.0" w:type="dxa"/>
              <w:right w:w="100.0" w:type="dxa"/>
            </w:tcMar>
          </w:tcPr>
          <w:p w:rsidR="00000000" w:rsidDel="00000000" w:rsidP="00000000" w:rsidRDefault="00000000" w:rsidRPr="00000000" w14:paraId="0000021E">
            <w:pPr>
              <w:jc w:val="both"/>
              <w:rPr>
                <w:b w:val="0"/>
                <w:sz w:val="20"/>
                <w:szCs w:val="20"/>
              </w:rPr>
            </w:pPr>
            <w:r w:rsidDel="00000000" w:rsidR="00000000" w:rsidRPr="00000000">
              <w:rPr>
                <w:b w:val="0"/>
                <w:sz w:val="20"/>
                <w:szCs w:val="20"/>
                <w:rtl w:val="0"/>
              </w:rPr>
              <w:t xml:space="preserve">Lead</w:t>
              <w:tab/>
              <w:t xml:space="preserve">Se refiere al contacto con un cliente potencial, también conocido como un “prospecto”.</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F">
            <w:pPr>
              <w:rPr>
                <w:color w:val="000000"/>
                <w:sz w:val="20"/>
                <w:szCs w:val="20"/>
              </w:rPr>
            </w:pPr>
            <w:r w:rsidDel="00000000" w:rsidR="00000000" w:rsidRPr="00000000">
              <w:rPr>
                <w:color w:val="000000"/>
                <w:sz w:val="20"/>
                <w:szCs w:val="20"/>
                <w:rtl w:val="0"/>
              </w:rPr>
              <w:t xml:space="preserve">Retroalimentación </w:t>
            </w:r>
          </w:p>
        </w:tc>
        <w:tc>
          <w:tcPr>
            <w:shd w:fill="auto" w:val="clear"/>
            <w:tcMar>
              <w:top w:w="100.0" w:type="dxa"/>
              <w:left w:w="100.0" w:type="dxa"/>
              <w:bottom w:w="100.0" w:type="dxa"/>
              <w:right w:w="100.0" w:type="dxa"/>
            </w:tcMar>
          </w:tcPr>
          <w:p w:rsidR="00000000" w:rsidDel="00000000" w:rsidP="00000000" w:rsidRDefault="00000000" w:rsidRPr="00000000" w14:paraId="00000220">
            <w:pPr>
              <w:jc w:val="both"/>
              <w:rPr>
                <w:b w:val="0"/>
                <w:sz w:val="20"/>
                <w:szCs w:val="20"/>
              </w:rPr>
            </w:pPr>
            <w:r w:rsidDel="00000000" w:rsidR="00000000" w:rsidRPr="00000000">
              <w:rPr>
                <w:b w:val="0"/>
                <w:sz w:val="20"/>
                <w:szCs w:val="20"/>
                <w:rtl w:val="0"/>
              </w:rPr>
              <w:t xml:space="preserve">Hace referencia a una serie  de elementos relacionados entre sí, y se designa para mencionar el regreso de una parte de la salida a la propia entrada, es un concepto muy utilizado en el ámbito de la comunicación.</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1">
            <w:pPr>
              <w:rPr>
                <w:color w:val="000000"/>
                <w:sz w:val="20"/>
                <w:szCs w:val="20"/>
              </w:rPr>
            </w:pPr>
            <w:r w:rsidDel="00000000" w:rsidR="00000000" w:rsidRPr="00000000">
              <w:rPr>
                <w:color w:val="000000"/>
                <w:sz w:val="20"/>
                <w:szCs w:val="20"/>
                <w:rtl w:val="0"/>
              </w:rPr>
              <w:t xml:space="preserve">Registro</w:t>
            </w:r>
          </w:p>
        </w:tc>
        <w:tc>
          <w:tcPr>
            <w:shd w:fill="auto" w:val="clear"/>
            <w:tcMar>
              <w:top w:w="100.0" w:type="dxa"/>
              <w:left w:w="100.0" w:type="dxa"/>
              <w:bottom w:w="100.0" w:type="dxa"/>
              <w:right w:w="100.0" w:type="dxa"/>
            </w:tcMar>
          </w:tcPr>
          <w:p w:rsidR="00000000" w:rsidDel="00000000" w:rsidP="00000000" w:rsidRDefault="00000000" w:rsidRPr="00000000" w14:paraId="00000222">
            <w:pPr>
              <w:jc w:val="both"/>
              <w:rPr>
                <w:b w:val="0"/>
                <w:sz w:val="20"/>
                <w:szCs w:val="20"/>
              </w:rPr>
            </w:pPr>
            <w:r w:rsidDel="00000000" w:rsidR="00000000" w:rsidRPr="00000000">
              <w:rPr>
                <w:b w:val="0"/>
                <w:sz w:val="20"/>
                <w:szCs w:val="20"/>
                <w:rtl w:val="0"/>
              </w:rPr>
              <w:t xml:space="preserve">Es el espacio físico o virtual donde se deja constancia de un hecho, o el acto de hacer lo mismo. Esto, con el fin de que terceras personas y las autoridades competentes estén informadas al respecto.</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3">
            <w:pPr>
              <w:rPr>
                <w:color w:val="000000"/>
                <w:sz w:val="20"/>
                <w:szCs w:val="20"/>
              </w:rPr>
            </w:pPr>
            <w:r w:rsidDel="00000000" w:rsidR="00000000" w:rsidRPr="00000000">
              <w:rPr>
                <w:color w:val="000000"/>
                <w:sz w:val="20"/>
                <w:szCs w:val="20"/>
                <w:rtl w:val="0"/>
              </w:rPr>
              <w:t xml:space="preserve">Reporte</w:t>
            </w:r>
          </w:p>
        </w:tc>
        <w:tc>
          <w:tcPr>
            <w:shd w:fill="auto" w:val="clear"/>
            <w:tcMar>
              <w:top w:w="100.0" w:type="dxa"/>
              <w:left w:w="100.0" w:type="dxa"/>
              <w:bottom w:w="100.0" w:type="dxa"/>
              <w:right w:w="100.0" w:type="dxa"/>
            </w:tcMar>
          </w:tcPr>
          <w:p w:rsidR="00000000" w:rsidDel="00000000" w:rsidP="00000000" w:rsidRDefault="00000000" w:rsidRPr="00000000" w14:paraId="00000224">
            <w:pPr>
              <w:jc w:val="both"/>
              <w:rPr>
                <w:b w:val="0"/>
                <w:sz w:val="20"/>
                <w:szCs w:val="20"/>
              </w:rPr>
            </w:pPr>
            <w:r w:rsidDel="00000000" w:rsidR="00000000" w:rsidRPr="00000000">
              <w:rPr>
                <w:b w:val="0"/>
                <w:sz w:val="20"/>
                <w:szCs w:val="20"/>
                <w:rtl w:val="0"/>
              </w:rPr>
              <w:t xml:space="preserve">Es un documento informativo que sirve para comunicar información que sea relevante, este puede ser un material creado por una empresa, organización o un trabajo de clases que sirve para dar mayor información sobre un tema en específico, por otro lado, el reporte también la información que se divulga a través de un medio de comunicación, este puede ser visual o textual.</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5">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Postventa</w:t>
            </w:r>
          </w:p>
        </w:tc>
        <w:tc>
          <w:tcPr>
            <w:shd w:fill="auto" w:val="clear"/>
            <w:tcMar>
              <w:top w:w="100.0" w:type="dxa"/>
              <w:left w:w="100.0" w:type="dxa"/>
              <w:bottom w:w="100.0" w:type="dxa"/>
              <w:right w:w="100.0" w:type="dxa"/>
            </w:tcMar>
          </w:tcPr>
          <w:p w:rsidR="00000000" w:rsidDel="00000000" w:rsidP="00000000" w:rsidRDefault="00000000" w:rsidRPr="00000000" w14:paraId="00000226">
            <w:pPr>
              <w:jc w:val="both"/>
              <w:rPr>
                <w:b w:val="0"/>
                <w:sz w:val="20"/>
                <w:szCs w:val="20"/>
              </w:rPr>
            </w:pPr>
            <w:r w:rsidDel="00000000" w:rsidR="00000000" w:rsidRPr="00000000">
              <w:rPr>
                <w:b w:val="0"/>
                <w:sz w:val="20"/>
                <w:szCs w:val="20"/>
                <w:rtl w:val="0"/>
              </w:rPr>
              <w:t xml:space="preserve">Parte de la atención al cliente que reúne todas las estrategias pensadas para mejorar la experiencia después de la compra y mantener una relación duradera con los clientes, siempre correspondiendo a sus expectativas y necesidades.</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7">
            <w:pPr>
              <w:spacing w:line="276" w:lineRule="auto"/>
              <w:rPr>
                <w:sz w:val="20"/>
                <w:szCs w:val="20"/>
                <w:highlight w:val="white"/>
              </w:rPr>
            </w:pPr>
            <w:r w:rsidDel="00000000" w:rsidR="00000000" w:rsidRPr="00000000">
              <w:rPr>
                <w:sz w:val="20"/>
                <w:szCs w:val="20"/>
                <w:rtl w:val="0"/>
              </w:rPr>
              <w:t xml:space="preserve">Venta en línea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8">
            <w:pPr>
              <w:spacing w:line="276" w:lineRule="auto"/>
              <w:jc w:val="both"/>
              <w:rPr>
                <w:b w:val="0"/>
                <w:sz w:val="20"/>
                <w:szCs w:val="20"/>
                <w:highlight w:val="white"/>
              </w:rPr>
            </w:pPr>
            <w:r w:rsidDel="00000000" w:rsidR="00000000" w:rsidRPr="00000000">
              <w:rPr>
                <w:b w:val="0"/>
                <w:sz w:val="20"/>
                <w:szCs w:val="20"/>
                <w:rtl w:val="0"/>
              </w:rPr>
              <w:t xml:space="preserve">Consiste en ofrecer productos, servicios, ideas u otros mediante internet, de tal forma, que los posibles compradores puedan conocer en qué consisten y cuáles son sus ventajas y beneficios a través la web</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9">
            <w:pPr>
              <w:spacing w:line="276" w:lineRule="auto"/>
              <w:rPr>
                <w:sz w:val="20"/>
                <w:szCs w:val="20"/>
                <w:highlight w:val="white"/>
              </w:rPr>
            </w:pPr>
            <w:r w:rsidDel="00000000" w:rsidR="00000000" w:rsidRPr="00000000">
              <w:rPr>
                <w:sz w:val="20"/>
                <w:szCs w:val="20"/>
                <w:highlight w:val="white"/>
                <w:rtl w:val="0"/>
              </w:rPr>
              <w:t xml:space="preserve">Soporte Técnico</w:t>
            </w:r>
          </w:p>
        </w:tc>
        <w:tc>
          <w:tcPr>
            <w:shd w:fill="auto" w:val="clear"/>
            <w:tcMar>
              <w:top w:w="100.0" w:type="dxa"/>
              <w:left w:w="100.0" w:type="dxa"/>
              <w:bottom w:w="100.0" w:type="dxa"/>
              <w:right w:w="100.0" w:type="dxa"/>
            </w:tcMar>
          </w:tcPr>
          <w:p w:rsidR="00000000" w:rsidDel="00000000" w:rsidP="00000000" w:rsidRDefault="00000000" w:rsidRPr="00000000" w14:paraId="0000022A">
            <w:pPr>
              <w:spacing w:line="276" w:lineRule="auto"/>
              <w:jc w:val="both"/>
              <w:rPr>
                <w:b w:val="0"/>
                <w:sz w:val="20"/>
                <w:szCs w:val="20"/>
                <w:highlight w:val="white"/>
              </w:rPr>
            </w:pPr>
            <w:r w:rsidDel="00000000" w:rsidR="00000000" w:rsidRPr="00000000">
              <w:rPr>
                <w:b w:val="0"/>
                <w:sz w:val="20"/>
                <w:szCs w:val="20"/>
                <w:rtl w:val="0"/>
              </w:rPr>
              <w:t xml:space="preserve">Este servicio se brinda en forma remota (generalmente por teléfono). Cuando un técnico de soporte trabaja en un centro de atención al cliente (también conocido como departamento de soporte técnico) puede asistir a clientes de compañías diferentes.</w:t>
            </w:r>
            <w:r w:rsidDel="00000000" w:rsidR="00000000" w:rsidRPr="00000000">
              <w:rPr>
                <w:rtl w:val="0"/>
              </w:rPr>
            </w:r>
          </w:p>
        </w:tc>
      </w:tr>
    </w:tbl>
    <w:p w:rsidR="00000000" w:rsidDel="00000000" w:rsidP="00000000" w:rsidRDefault="00000000" w:rsidRPr="00000000" w14:paraId="0000022B">
      <w:pPr>
        <w:rPr>
          <w:sz w:val="20"/>
          <w:szCs w:val="20"/>
        </w:rPr>
      </w:pPr>
      <w:r w:rsidDel="00000000" w:rsidR="00000000" w:rsidRPr="00000000">
        <w:rPr>
          <w:rtl w:val="0"/>
        </w:rPr>
      </w:r>
    </w:p>
    <w:p w:rsidR="00000000" w:rsidDel="00000000" w:rsidP="00000000" w:rsidRDefault="00000000" w:rsidRPr="00000000" w14:paraId="0000022C">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w:t>
      </w:r>
    </w:p>
    <w:p w:rsidR="00000000" w:rsidDel="00000000" w:rsidP="00000000" w:rsidRDefault="00000000" w:rsidRPr="00000000" w14:paraId="0000022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2E">
      <w:pPr>
        <w:pBdr>
          <w:top w:space="0" w:sz="0" w:val="nil"/>
          <w:left w:space="0" w:sz="0" w:val="nil"/>
          <w:bottom w:space="0" w:sz="0" w:val="nil"/>
          <w:right w:space="0" w:sz="0" w:val="nil"/>
          <w:between w:space="0" w:sz="0" w:val="nil"/>
        </w:pBdr>
        <w:ind w:left="0" w:firstLine="0"/>
        <w:jc w:val="both"/>
        <w:rPr>
          <w:sz w:val="20"/>
          <w:szCs w:val="20"/>
        </w:rPr>
      </w:pPr>
      <w:r w:rsidDel="00000000" w:rsidR="00000000" w:rsidRPr="00000000">
        <w:rPr>
          <w:sz w:val="20"/>
          <w:szCs w:val="20"/>
          <w:rtl w:val="0"/>
        </w:rPr>
        <w:t xml:space="preserve">Botín, R, (2022). Servicio post venta: 8 estrategias y ejemplos infalibles. </w:t>
      </w:r>
      <w:hyperlink r:id="rId45">
        <w:r w:rsidDel="00000000" w:rsidR="00000000" w:rsidRPr="00000000">
          <w:rPr>
            <w:color w:val="0000ff"/>
            <w:sz w:val="20"/>
            <w:szCs w:val="20"/>
            <w:u w:val="single"/>
            <w:rtl w:val="0"/>
          </w:rPr>
          <w:t xml:space="preserve">https://www.shopify.com.mx/blog/17011080-lo-que-debes-saber-sobre-el-servicio-post-venta</w:t>
        </w:r>
      </w:hyperlink>
      <w:r w:rsidDel="00000000" w:rsidR="00000000" w:rsidRPr="00000000">
        <w:rPr>
          <w:rtl w:val="0"/>
        </w:rPr>
      </w:r>
    </w:p>
    <w:p w:rsidR="00000000" w:rsidDel="00000000" w:rsidP="00000000" w:rsidRDefault="00000000" w:rsidRPr="00000000" w14:paraId="0000022F">
      <w:pPr>
        <w:ind w:left="0" w:firstLine="0"/>
        <w:rPr>
          <w:sz w:val="20"/>
          <w:szCs w:val="20"/>
        </w:rPr>
      </w:pPr>
      <w:r w:rsidDel="00000000" w:rsidR="00000000" w:rsidRPr="00000000">
        <w:rPr>
          <w:rtl w:val="0"/>
        </w:rPr>
      </w:r>
    </w:p>
    <w:p w:rsidR="00000000" w:rsidDel="00000000" w:rsidP="00000000" w:rsidRDefault="00000000" w:rsidRPr="00000000" w14:paraId="00000230">
      <w:pPr>
        <w:ind w:left="0" w:firstLine="0"/>
        <w:jc w:val="both"/>
        <w:rPr>
          <w:sz w:val="20"/>
          <w:szCs w:val="20"/>
        </w:rPr>
      </w:pPr>
      <w:r w:rsidDel="00000000" w:rsidR="00000000" w:rsidRPr="00000000">
        <w:rPr>
          <w:sz w:val="20"/>
          <w:szCs w:val="20"/>
          <w:rtl w:val="0"/>
        </w:rPr>
        <w:t xml:space="preserve">Da Silva, D. (2021). Importancia de la fidelización de clientes: ¿cómo construir lealtad? </w:t>
      </w:r>
      <w:hyperlink r:id="rId46">
        <w:r w:rsidDel="00000000" w:rsidR="00000000" w:rsidRPr="00000000">
          <w:rPr>
            <w:color w:val="0000ff"/>
            <w:sz w:val="20"/>
            <w:szCs w:val="20"/>
            <w:u w:val="single"/>
            <w:rtl w:val="0"/>
          </w:rPr>
          <w:t xml:space="preserve">https://www.zendesk.com.mx/blog/importancia-de-la-fidelizacion-de-clientes/</w:t>
        </w:r>
      </w:hyperlink>
      <w:r w:rsidDel="00000000" w:rsidR="00000000" w:rsidRPr="00000000">
        <w:rPr>
          <w:rtl w:val="0"/>
        </w:rPr>
      </w:r>
    </w:p>
    <w:p w:rsidR="00000000" w:rsidDel="00000000" w:rsidP="00000000" w:rsidRDefault="00000000" w:rsidRPr="00000000" w14:paraId="00000231">
      <w:pPr>
        <w:ind w:left="0" w:firstLine="0"/>
        <w:jc w:val="both"/>
        <w:rPr>
          <w:sz w:val="20"/>
          <w:szCs w:val="20"/>
        </w:rPr>
      </w:pPr>
      <w:r w:rsidDel="00000000" w:rsidR="00000000" w:rsidRPr="00000000">
        <w:rPr>
          <w:rtl w:val="0"/>
        </w:rPr>
      </w:r>
    </w:p>
    <w:p w:rsidR="00000000" w:rsidDel="00000000" w:rsidP="00000000" w:rsidRDefault="00000000" w:rsidRPr="00000000" w14:paraId="00000232">
      <w:pPr>
        <w:ind w:left="0" w:firstLine="0"/>
        <w:jc w:val="both"/>
        <w:rPr>
          <w:sz w:val="20"/>
          <w:szCs w:val="20"/>
        </w:rPr>
      </w:pPr>
      <w:r w:rsidDel="00000000" w:rsidR="00000000" w:rsidRPr="00000000">
        <w:rPr>
          <w:sz w:val="20"/>
          <w:szCs w:val="20"/>
          <w:rtl w:val="0"/>
        </w:rPr>
        <w:t xml:space="preserve">Da Silva, D. (2021). 5 métricas para evaluación de la fuerza de ventas. </w:t>
      </w:r>
      <w:hyperlink r:id="rId47">
        <w:r w:rsidDel="00000000" w:rsidR="00000000" w:rsidRPr="00000000">
          <w:rPr>
            <w:color w:val="0000ff"/>
            <w:sz w:val="20"/>
            <w:szCs w:val="20"/>
            <w:u w:val="single"/>
            <w:rtl w:val="0"/>
          </w:rPr>
          <w:t xml:space="preserve">https://www.zendesk.com.mx/blog/evaluacion-fuerza-de-ventas/</w:t>
        </w:r>
      </w:hyperlink>
      <w:r w:rsidDel="00000000" w:rsidR="00000000" w:rsidRPr="00000000">
        <w:rPr>
          <w:rtl w:val="0"/>
        </w:rPr>
      </w:r>
    </w:p>
    <w:p w:rsidR="00000000" w:rsidDel="00000000" w:rsidP="00000000" w:rsidRDefault="00000000" w:rsidRPr="00000000" w14:paraId="00000233">
      <w:pPr>
        <w:ind w:left="0" w:firstLine="0"/>
        <w:jc w:val="both"/>
        <w:rPr>
          <w:sz w:val="20"/>
          <w:szCs w:val="20"/>
        </w:rPr>
      </w:pPr>
      <w:r w:rsidDel="00000000" w:rsidR="00000000" w:rsidRPr="00000000">
        <w:rPr>
          <w:rtl w:val="0"/>
        </w:rPr>
      </w:r>
    </w:p>
    <w:p w:rsidR="00000000" w:rsidDel="00000000" w:rsidP="00000000" w:rsidRDefault="00000000" w:rsidRPr="00000000" w14:paraId="00000234">
      <w:pPr>
        <w:tabs>
          <w:tab w:val="left" w:pos="1950"/>
        </w:tabs>
        <w:ind w:left="0" w:firstLine="0"/>
        <w:jc w:val="both"/>
        <w:rPr>
          <w:sz w:val="20"/>
          <w:szCs w:val="20"/>
        </w:rPr>
      </w:pPr>
      <w:r w:rsidDel="00000000" w:rsidR="00000000" w:rsidRPr="00000000">
        <w:rPr>
          <w:sz w:val="20"/>
          <w:szCs w:val="20"/>
          <w:rtl w:val="0"/>
        </w:rPr>
        <w:t xml:space="preserve">Chávez, José. (sf). ¿Qué es la Calidad de datos? Concepto y beneficios.</w:t>
      </w:r>
    </w:p>
    <w:p w:rsidR="00000000" w:rsidDel="00000000" w:rsidP="00000000" w:rsidRDefault="00000000" w:rsidRPr="00000000" w14:paraId="00000235">
      <w:pPr>
        <w:tabs>
          <w:tab w:val="left" w:pos="6.000000000000085"/>
        </w:tabs>
        <w:ind w:left="0" w:firstLine="0"/>
        <w:jc w:val="both"/>
        <w:rPr>
          <w:sz w:val="20"/>
          <w:szCs w:val="20"/>
        </w:rPr>
      </w:pPr>
      <w:hyperlink r:id="rId48">
        <w:r w:rsidDel="00000000" w:rsidR="00000000" w:rsidRPr="00000000">
          <w:rPr>
            <w:color w:val="0000ff"/>
            <w:sz w:val="20"/>
            <w:szCs w:val="20"/>
            <w:u w:val="single"/>
            <w:rtl w:val="0"/>
          </w:rPr>
          <w:t xml:space="preserve">https://www.ceupe.com/blog/calidad-de-datos.html?msclkid=127517afb5b311eca902e195d4dc88dd</w:t>
        </w:r>
      </w:hyperlink>
      <w:r w:rsidDel="00000000" w:rsidR="00000000" w:rsidRPr="00000000">
        <w:rPr>
          <w:rtl w:val="0"/>
        </w:rPr>
      </w:r>
    </w:p>
    <w:p w:rsidR="00000000" w:rsidDel="00000000" w:rsidP="00000000" w:rsidRDefault="00000000" w:rsidRPr="00000000" w14:paraId="00000236">
      <w:pPr>
        <w:ind w:left="0" w:firstLine="0"/>
        <w:jc w:val="both"/>
        <w:rPr>
          <w:sz w:val="20"/>
          <w:szCs w:val="20"/>
        </w:rPr>
      </w:pPr>
      <w:r w:rsidDel="00000000" w:rsidR="00000000" w:rsidRPr="00000000">
        <w:rPr>
          <w:rtl w:val="0"/>
        </w:rPr>
      </w:r>
    </w:p>
    <w:p w:rsidR="00000000" w:rsidDel="00000000" w:rsidP="00000000" w:rsidRDefault="00000000" w:rsidRPr="00000000" w14:paraId="00000237">
      <w:pPr>
        <w:ind w:left="0" w:firstLine="0"/>
        <w:jc w:val="both"/>
        <w:rPr>
          <w:sz w:val="20"/>
          <w:szCs w:val="20"/>
        </w:rPr>
      </w:pPr>
      <w:r w:rsidDel="00000000" w:rsidR="00000000" w:rsidRPr="00000000">
        <w:rPr>
          <w:sz w:val="20"/>
          <w:szCs w:val="20"/>
          <w:rtl w:val="0"/>
        </w:rPr>
        <w:t xml:space="preserve">Gevert, R. (2022). seguimiento y fidelización de clientes. </w:t>
      </w:r>
      <w:hyperlink r:id="rId49">
        <w:r w:rsidDel="00000000" w:rsidR="00000000" w:rsidRPr="00000000">
          <w:rPr>
            <w:color w:val="0000ff"/>
            <w:sz w:val="20"/>
            <w:szCs w:val="20"/>
            <w:u w:val="single"/>
            <w:rtl w:val="0"/>
          </w:rPr>
          <w:t xml:space="preserve">https://gevert.com/2022/01/13/seguimiento-y-fidelizacion-de-clientes-b2b/</w:t>
        </w:r>
      </w:hyperlink>
      <w:r w:rsidDel="00000000" w:rsidR="00000000" w:rsidRPr="00000000">
        <w:rPr>
          <w:rtl w:val="0"/>
        </w:rPr>
      </w:r>
    </w:p>
    <w:p w:rsidR="00000000" w:rsidDel="00000000" w:rsidP="00000000" w:rsidRDefault="00000000" w:rsidRPr="00000000" w14:paraId="00000238">
      <w:pPr>
        <w:ind w:left="0" w:firstLine="0"/>
        <w:jc w:val="both"/>
        <w:rPr>
          <w:sz w:val="20"/>
          <w:szCs w:val="20"/>
        </w:rPr>
      </w:pPr>
      <w:r w:rsidDel="00000000" w:rsidR="00000000" w:rsidRPr="00000000">
        <w:rPr>
          <w:rtl w:val="0"/>
        </w:rPr>
      </w:r>
    </w:p>
    <w:p w:rsidR="00000000" w:rsidDel="00000000" w:rsidP="00000000" w:rsidRDefault="00000000" w:rsidRPr="00000000" w14:paraId="00000239">
      <w:pPr>
        <w:pBdr>
          <w:top w:space="0" w:sz="0" w:val="nil"/>
          <w:left w:space="0" w:sz="0" w:val="nil"/>
          <w:bottom w:space="0" w:sz="0" w:val="nil"/>
          <w:right w:space="0" w:sz="0" w:val="nil"/>
          <w:between w:space="0" w:sz="0" w:val="nil"/>
        </w:pBdr>
        <w:ind w:left="0" w:firstLine="0"/>
        <w:jc w:val="both"/>
        <w:rPr>
          <w:sz w:val="20"/>
          <w:szCs w:val="20"/>
        </w:rPr>
      </w:pPr>
      <w:r w:rsidDel="00000000" w:rsidR="00000000" w:rsidRPr="00000000">
        <w:rPr>
          <w:sz w:val="20"/>
          <w:szCs w:val="20"/>
          <w:rtl w:val="0"/>
        </w:rPr>
        <w:t xml:space="preserve">Gutiérrez, P.(sf). Cómo Hacer Seguimiento Al Cliente (Métodos y Automatizaciones). </w:t>
      </w:r>
      <w:hyperlink r:id="rId50">
        <w:r w:rsidDel="00000000" w:rsidR="00000000" w:rsidRPr="00000000">
          <w:rPr>
            <w:color w:val="0000ff"/>
            <w:sz w:val="20"/>
            <w:szCs w:val="20"/>
            <w:u w:val="single"/>
            <w:rtl w:val="0"/>
          </w:rPr>
          <w:t xml:space="preserve">https://www.linkportnet.com/blog/seguimiento-al-cliente/</w:t>
        </w:r>
      </w:hyperlink>
      <w:r w:rsidDel="00000000" w:rsidR="00000000" w:rsidRPr="00000000">
        <w:rPr>
          <w:rtl w:val="0"/>
        </w:rPr>
      </w:r>
    </w:p>
    <w:p w:rsidR="00000000" w:rsidDel="00000000" w:rsidP="00000000" w:rsidRDefault="00000000" w:rsidRPr="00000000" w14:paraId="0000023A">
      <w:pPr>
        <w:ind w:left="0" w:firstLine="0"/>
        <w:rPr>
          <w:sz w:val="20"/>
          <w:szCs w:val="20"/>
        </w:rPr>
      </w:pPr>
      <w:r w:rsidDel="00000000" w:rsidR="00000000" w:rsidRPr="00000000">
        <w:rPr>
          <w:rtl w:val="0"/>
        </w:rPr>
      </w:r>
    </w:p>
    <w:p w:rsidR="00000000" w:rsidDel="00000000" w:rsidP="00000000" w:rsidRDefault="00000000" w:rsidRPr="00000000" w14:paraId="0000023B">
      <w:pPr>
        <w:ind w:left="0" w:firstLine="0"/>
        <w:rPr>
          <w:sz w:val="20"/>
          <w:szCs w:val="20"/>
        </w:rPr>
      </w:pPr>
      <w:r w:rsidDel="00000000" w:rsidR="00000000" w:rsidRPr="00000000">
        <w:rPr>
          <w:sz w:val="20"/>
          <w:szCs w:val="20"/>
          <w:rtl w:val="0"/>
        </w:rPr>
        <w:t xml:space="preserve">Medina, F. (2021). Recolección de datos. </w:t>
      </w:r>
      <w:hyperlink r:id="rId51">
        <w:r w:rsidDel="00000000" w:rsidR="00000000" w:rsidRPr="00000000">
          <w:rPr>
            <w:color w:val="0000ff"/>
            <w:sz w:val="20"/>
            <w:szCs w:val="20"/>
            <w:u w:val="single"/>
            <w:rtl w:val="0"/>
          </w:rPr>
          <w:t xml:space="preserve">https://economipedia.com/definiciones/recoleccion-de-datos.html</w:t>
        </w:r>
      </w:hyperlink>
      <w:r w:rsidDel="00000000" w:rsidR="00000000" w:rsidRPr="00000000">
        <w:rPr>
          <w:rtl w:val="0"/>
        </w:rPr>
      </w:r>
    </w:p>
    <w:p w:rsidR="00000000" w:rsidDel="00000000" w:rsidP="00000000" w:rsidRDefault="00000000" w:rsidRPr="00000000" w14:paraId="0000023C">
      <w:pPr>
        <w:ind w:left="0" w:firstLine="0"/>
        <w:rPr>
          <w:sz w:val="20"/>
          <w:szCs w:val="20"/>
        </w:rPr>
      </w:pPr>
      <w:r w:rsidDel="00000000" w:rsidR="00000000" w:rsidRPr="00000000">
        <w:rPr>
          <w:rtl w:val="0"/>
        </w:rPr>
      </w:r>
    </w:p>
    <w:p w:rsidR="00000000" w:rsidDel="00000000" w:rsidP="00000000" w:rsidRDefault="00000000" w:rsidRPr="00000000" w14:paraId="0000023D">
      <w:pPr>
        <w:ind w:left="0" w:firstLine="0"/>
        <w:jc w:val="both"/>
        <w:rPr>
          <w:sz w:val="20"/>
          <w:szCs w:val="20"/>
        </w:rPr>
      </w:pPr>
      <w:r w:rsidDel="00000000" w:rsidR="00000000" w:rsidRPr="00000000">
        <w:rPr>
          <w:sz w:val="20"/>
          <w:szCs w:val="20"/>
          <w:rtl w:val="0"/>
        </w:rPr>
        <w:t xml:space="preserve">Muriel, A. (2020). Fidelización del cliente: concepto, importancia, consejos y métricas. </w:t>
      </w:r>
      <w:hyperlink r:id="rId52">
        <w:r w:rsidDel="00000000" w:rsidR="00000000" w:rsidRPr="00000000">
          <w:rPr>
            <w:color w:val="0000ff"/>
            <w:sz w:val="20"/>
            <w:szCs w:val="20"/>
            <w:u w:val="single"/>
            <w:rtl w:val="0"/>
          </w:rPr>
          <w:t xml:space="preserve">https://www.rdstation.com/es/blog/fidelizacion-del-cliente/</w:t>
        </w:r>
      </w:hyperlink>
      <w:r w:rsidDel="00000000" w:rsidR="00000000" w:rsidRPr="00000000">
        <w:rPr>
          <w:rtl w:val="0"/>
        </w:rPr>
      </w:r>
    </w:p>
    <w:p w:rsidR="00000000" w:rsidDel="00000000" w:rsidP="00000000" w:rsidRDefault="00000000" w:rsidRPr="00000000" w14:paraId="0000023E">
      <w:pPr>
        <w:ind w:left="0" w:firstLine="0"/>
        <w:rPr>
          <w:sz w:val="20"/>
          <w:szCs w:val="20"/>
        </w:rPr>
      </w:pPr>
      <w:r w:rsidDel="00000000" w:rsidR="00000000" w:rsidRPr="00000000">
        <w:rPr>
          <w:rtl w:val="0"/>
        </w:rPr>
      </w:r>
    </w:p>
    <w:p w:rsidR="00000000" w:rsidDel="00000000" w:rsidP="00000000" w:rsidRDefault="00000000" w:rsidRPr="00000000" w14:paraId="0000023F">
      <w:pPr>
        <w:ind w:left="0" w:firstLine="0"/>
        <w:jc w:val="both"/>
        <w:rPr>
          <w:sz w:val="20"/>
          <w:szCs w:val="20"/>
        </w:rPr>
      </w:pPr>
      <w:r w:rsidDel="00000000" w:rsidR="00000000" w:rsidRPr="00000000">
        <w:rPr>
          <w:sz w:val="20"/>
          <w:szCs w:val="20"/>
          <w:rtl w:val="0"/>
        </w:rPr>
        <w:t xml:space="preserve">Lauria, G. (2019). Conoce los 6 Pasos del Proceso de Fidelización de Clientes Nuevos. </w:t>
      </w:r>
      <w:hyperlink r:id="rId53">
        <w:r w:rsidDel="00000000" w:rsidR="00000000" w:rsidRPr="00000000">
          <w:rPr>
            <w:color w:val="0000ff"/>
            <w:sz w:val="20"/>
            <w:szCs w:val="20"/>
            <w:u w:val="single"/>
            <w:rtl w:val="0"/>
          </w:rPr>
          <w:t xml:space="preserve">https://debmedia.com/blog/fidelizacion-de-clientes/</w:t>
        </w:r>
      </w:hyperlink>
      <w:r w:rsidDel="00000000" w:rsidR="00000000" w:rsidRPr="00000000">
        <w:rPr>
          <w:rtl w:val="0"/>
        </w:rPr>
      </w:r>
    </w:p>
    <w:p w:rsidR="00000000" w:rsidDel="00000000" w:rsidP="00000000" w:rsidRDefault="00000000" w:rsidRPr="00000000" w14:paraId="00000240">
      <w:pPr>
        <w:ind w:left="0" w:firstLine="0"/>
        <w:rPr>
          <w:sz w:val="20"/>
          <w:szCs w:val="20"/>
        </w:rPr>
      </w:pPr>
      <w:r w:rsidDel="00000000" w:rsidR="00000000" w:rsidRPr="00000000">
        <w:rPr>
          <w:rtl w:val="0"/>
        </w:rPr>
      </w:r>
    </w:p>
    <w:p w:rsidR="00000000" w:rsidDel="00000000" w:rsidP="00000000" w:rsidRDefault="00000000" w:rsidRPr="00000000" w14:paraId="00000241">
      <w:pPr>
        <w:ind w:left="0" w:firstLine="0"/>
        <w:jc w:val="both"/>
        <w:rPr>
          <w:sz w:val="20"/>
          <w:szCs w:val="20"/>
        </w:rPr>
      </w:pPr>
      <w:r w:rsidDel="00000000" w:rsidR="00000000" w:rsidRPr="00000000">
        <w:rPr>
          <w:sz w:val="20"/>
          <w:szCs w:val="20"/>
          <w:rtl w:val="0"/>
        </w:rPr>
        <w:t xml:space="preserve">QuestionPro. (sf). Retroalimentación del cliente: Qué es y cuál es su importancia. </w:t>
      </w:r>
      <w:hyperlink r:id="rId54">
        <w:r w:rsidDel="00000000" w:rsidR="00000000" w:rsidRPr="00000000">
          <w:rPr>
            <w:color w:val="0000ff"/>
            <w:sz w:val="20"/>
            <w:szCs w:val="20"/>
            <w:u w:val="single"/>
            <w:rtl w:val="0"/>
          </w:rPr>
          <w:t xml:space="preserve">https://www.questionpro.com/blog/es/retroalimentacion-del-cliente-para-impulsar-un-negocio/</w:t>
        </w:r>
      </w:hyperlink>
      <w:r w:rsidDel="00000000" w:rsidR="00000000" w:rsidRPr="00000000">
        <w:rPr>
          <w:rtl w:val="0"/>
        </w:rPr>
      </w:r>
    </w:p>
    <w:p w:rsidR="00000000" w:rsidDel="00000000" w:rsidP="00000000" w:rsidRDefault="00000000" w:rsidRPr="00000000" w14:paraId="00000242">
      <w:pPr>
        <w:rPr>
          <w:sz w:val="20"/>
          <w:szCs w:val="20"/>
        </w:rPr>
      </w:pPr>
      <w:r w:rsidDel="00000000" w:rsidR="00000000" w:rsidRPr="00000000">
        <w:rPr>
          <w:rtl w:val="0"/>
        </w:rPr>
      </w:r>
    </w:p>
    <w:p w:rsidR="00000000" w:rsidDel="00000000" w:rsidP="00000000" w:rsidRDefault="00000000" w:rsidRPr="00000000" w14:paraId="00000243">
      <w:pPr>
        <w:rPr>
          <w:sz w:val="20"/>
          <w:szCs w:val="20"/>
        </w:rPr>
      </w:pPr>
      <w:r w:rsidDel="00000000" w:rsidR="00000000" w:rsidRPr="00000000">
        <w:rPr>
          <w:rtl w:val="0"/>
        </w:rPr>
      </w:r>
    </w:p>
    <w:p w:rsidR="00000000" w:rsidDel="00000000" w:rsidP="00000000" w:rsidRDefault="00000000" w:rsidRPr="00000000" w14:paraId="00000244">
      <w:pPr>
        <w:rPr>
          <w:sz w:val="20"/>
          <w:szCs w:val="20"/>
        </w:rPr>
      </w:pPr>
      <w:r w:rsidDel="00000000" w:rsidR="00000000" w:rsidRPr="00000000">
        <w:rPr>
          <w:rtl w:val="0"/>
        </w:rPr>
      </w:r>
    </w:p>
    <w:p w:rsidR="00000000" w:rsidDel="00000000" w:rsidP="00000000" w:rsidRDefault="00000000" w:rsidRPr="00000000" w14:paraId="00000245">
      <w:pPr>
        <w:rPr>
          <w:sz w:val="20"/>
          <w:szCs w:val="20"/>
        </w:rPr>
      </w:pPr>
      <w:r w:rsidDel="00000000" w:rsidR="00000000" w:rsidRPr="00000000">
        <w:rPr>
          <w:rtl w:val="0"/>
        </w:rPr>
      </w:r>
    </w:p>
    <w:p w:rsidR="00000000" w:rsidDel="00000000" w:rsidP="00000000" w:rsidRDefault="00000000" w:rsidRPr="00000000" w14:paraId="00000246">
      <w:pPr>
        <w:rPr>
          <w:sz w:val="20"/>
          <w:szCs w:val="20"/>
        </w:rPr>
      </w:pPr>
      <w:r w:rsidDel="00000000" w:rsidR="00000000" w:rsidRPr="00000000">
        <w:rPr>
          <w:rtl w:val="0"/>
        </w:rPr>
      </w:r>
    </w:p>
    <w:p w:rsidR="00000000" w:rsidDel="00000000" w:rsidP="00000000" w:rsidRDefault="00000000" w:rsidRPr="00000000" w14:paraId="00000247">
      <w:pPr>
        <w:rPr>
          <w:sz w:val="20"/>
          <w:szCs w:val="20"/>
        </w:rPr>
      </w:pPr>
      <w:r w:rsidDel="00000000" w:rsidR="00000000" w:rsidRPr="00000000">
        <w:rPr>
          <w:rtl w:val="0"/>
        </w:rPr>
      </w:r>
    </w:p>
    <w:p w:rsidR="00000000" w:rsidDel="00000000" w:rsidP="00000000" w:rsidRDefault="00000000" w:rsidRPr="00000000" w14:paraId="00000248">
      <w:pPr>
        <w:rPr>
          <w:sz w:val="20"/>
          <w:szCs w:val="20"/>
        </w:rPr>
      </w:pPr>
      <w:r w:rsidDel="00000000" w:rsidR="00000000" w:rsidRPr="00000000">
        <w:rPr>
          <w:rtl w:val="0"/>
        </w:rPr>
      </w:r>
    </w:p>
    <w:p w:rsidR="00000000" w:rsidDel="00000000" w:rsidP="00000000" w:rsidRDefault="00000000" w:rsidRPr="00000000" w14:paraId="00000249">
      <w:pPr>
        <w:rPr>
          <w:sz w:val="20"/>
          <w:szCs w:val="20"/>
        </w:rPr>
      </w:pPr>
      <w:r w:rsidDel="00000000" w:rsidR="00000000" w:rsidRPr="00000000">
        <w:rPr>
          <w:rtl w:val="0"/>
        </w:rPr>
      </w:r>
    </w:p>
    <w:p w:rsidR="00000000" w:rsidDel="00000000" w:rsidP="00000000" w:rsidRDefault="00000000" w:rsidRPr="00000000" w14:paraId="0000024A">
      <w:pPr>
        <w:rPr>
          <w:sz w:val="20"/>
          <w:szCs w:val="20"/>
        </w:rPr>
      </w:pPr>
      <w:r w:rsidDel="00000000" w:rsidR="00000000" w:rsidRPr="00000000">
        <w:rPr>
          <w:rtl w:val="0"/>
        </w:rPr>
      </w:r>
    </w:p>
    <w:p w:rsidR="00000000" w:rsidDel="00000000" w:rsidP="00000000" w:rsidRDefault="00000000" w:rsidRPr="00000000" w14:paraId="0000024B">
      <w:pPr>
        <w:rPr>
          <w:sz w:val="20"/>
          <w:szCs w:val="20"/>
        </w:rPr>
      </w:pPr>
      <w:r w:rsidDel="00000000" w:rsidR="00000000" w:rsidRPr="00000000">
        <w:rPr>
          <w:rtl w:val="0"/>
        </w:rPr>
      </w:r>
    </w:p>
    <w:p w:rsidR="00000000" w:rsidDel="00000000" w:rsidP="00000000" w:rsidRDefault="00000000" w:rsidRPr="00000000" w14:paraId="0000024C">
      <w:pPr>
        <w:rPr>
          <w:sz w:val="20"/>
          <w:szCs w:val="20"/>
        </w:rPr>
      </w:pPr>
      <w:r w:rsidDel="00000000" w:rsidR="00000000" w:rsidRPr="00000000">
        <w:rPr>
          <w:rtl w:val="0"/>
        </w:rPr>
      </w:r>
    </w:p>
    <w:p w:rsidR="00000000" w:rsidDel="00000000" w:rsidP="00000000" w:rsidRDefault="00000000" w:rsidRPr="00000000" w14:paraId="0000024D">
      <w:pPr>
        <w:rPr>
          <w:sz w:val="20"/>
          <w:szCs w:val="20"/>
        </w:rPr>
      </w:pPr>
      <w:r w:rsidDel="00000000" w:rsidR="00000000" w:rsidRPr="00000000">
        <w:rPr>
          <w:rtl w:val="0"/>
        </w:rPr>
      </w:r>
    </w:p>
    <w:p w:rsidR="00000000" w:rsidDel="00000000" w:rsidP="00000000" w:rsidRDefault="00000000" w:rsidRPr="00000000" w14:paraId="0000024E">
      <w:pPr>
        <w:rPr>
          <w:sz w:val="20"/>
          <w:szCs w:val="20"/>
        </w:rPr>
      </w:pPr>
      <w:r w:rsidDel="00000000" w:rsidR="00000000" w:rsidRPr="00000000">
        <w:rPr>
          <w:rtl w:val="0"/>
        </w:rPr>
      </w:r>
    </w:p>
    <w:p w:rsidR="00000000" w:rsidDel="00000000" w:rsidP="00000000" w:rsidRDefault="00000000" w:rsidRPr="00000000" w14:paraId="0000024F">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50">
      <w:pPr>
        <w:jc w:val="both"/>
        <w:rPr>
          <w:b w:val="1"/>
          <w:sz w:val="20"/>
          <w:szCs w:val="20"/>
        </w:rPr>
      </w:pPr>
      <w:r w:rsidDel="00000000" w:rsidR="00000000" w:rsidRPr="00000000">
        <w:rPr>
          <w:rtl w:val="0"/>
        </w:rPr>
      </w:r>
    </w:p>
    <w:tbl>
      <w:tblPr>
        <w:tblStyle w:val="Table8"/>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shd w:fill="auto" w:val="clear"/>
          </w:tcPr>
          <w:p w:rsidR="00000000" w:rsidDel="00000000" w:rsidP="00000000" w:rsidRDefault="00000000" w:rsidRPr="00000000" w14:paraId="00000251">
            <w:pPr>
              <w:jc w:val="both"/>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52">
            <w:pPr>
              <w:rPr>
                <w:sz w:val="20"/>
                <w:szCs w:val="20"/>
              </w:rPr>
            </w:pPr>
            <w:r w:rsidDel="00000000" w:rsidR="00000000" w:rsidRPr="00000000">
              <w:rPr>
                <w:sz w:val="20"/>
                <w:szCs w:val="20"/>
                <w:rtl w:val="0"/>
              </w:rPr>
              <w:t xml:space="preserve">Nombre</w:t>
            </w:r>
          </w:p>
        </w:tc>
        <w:tc>
          <w:tcPr>
            <w:shd w:fill="auto" w:val="clear"/>
            <w:vAlign w:val="center"/>
          </w:tcPr>
          <w:p w:rsidR="00000000" w:rsidDel="00000000" w:rsidP="00000000" w:rsidRDefault="00000000" w:rsidRPr="00000000" w14:paraId="00000253">
            <w:pPr>
              <w:rPr>
                <w:sz w:val="20"/>
                <w:szCs w:val="20"/>
              </w:rPr>
            </w:pPr>
            <w:r w:rsidDel="00000000" w:rsidR="00000000" w:rsidRPr="00000000">
              <w:rPr>
                <w:sz w:val="20"/>
                <w:szCs w:val="20"/>
                <w:rtl w:val="0"/>
              </w:rPr>
              <w:t xml:space="preserve">Cargo</w:t>
            </w:r>
          </w:p>
        </w:tc>
        <w:tc>
          <w:tcPr>
            <w:shd w:fill="auto" w:val="clear"/>
            <w:vAlign w:val="center"/>
          </w:tcPr>
          <w:p w:rsidR="00000000" w:rsidDel="00000000" w:rsidP="00000000" w:rsidRDefault="00000000" w:rsidRPr="00000000" w14:paraId="00000254">
            <w:pPr>
              <w:rPr>
                <w:sz w:val="20"/>
                <w:szCs w:val="20"/>
              </w:rPr>
            </w:pPr>
            <w:r w:rsidDel="00000000" w:rsidR="00000000" w:rsidRPr="00000000">
              <w:rPr>
                <w:sz w:val="20"/>
                <w:szCs w:val="20"/>
                <w:rtl w:val="0"/>
              </w:rPr>
              <w:t xml:space="preserve">Dependencia</w:t>
            </w:r>
          </w:p>
          <w:p w:rsidR="00000000" w:rsidDel="00000000" w:rsidP="00000000" w:rsidRDefault="00000000" w:rsidRPr="00000000" w14:paraId="00000255">
            <w:pPr>
              <w:rPr>
                <w:i w:val="1"/>
                <w:sz w:val="20"/>
                <w:szCs w:val="20"/>
              </w:rPr>
            </w:pPr>
            <w:r w:rsidDel="00000000" w:rsidR="00000000" w:rsidRPr="00000000">
              <w:rPr>
                <w:i w:val="1"/>
                <w:color w:val="595959"/>
                <w:sz w:val="18"/>
                <w:szCs w:val="18"/>
                <w:rtl w:val="0"/>
              </w:rPr>
              <w:t xml:space="preserve">(Para el SENA indicar Regional y Centro de Formación)</w:t>
            </w:r>
            <w:r w:rsidDel="00000000" w:rsidR="00000000" w:rsidRPr="00000000">
              <w:rPr>
                <w:rtl w:val="0"/>
              </w:rPr>
            </w:r>
          </w:p>
        </w:tc>
        <w:tc>
          <w:tcPr>
            <w:shd w:fill="auto" w:val="clear"/>
            <w:vAlign w:val="center"/>
          </w:tcPr>
          <w:p w:rsidR="00000000" w:rsidDel="00000000" w:rsidP="00000000" w:rsidRDefault="00000000" w:rsidRPr="00000000" w14:paraId="00000256">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shd w:fill="auto" w:val="clear"/>
          </w:tcPr>
          <w:p w:rsidR="00000000" w:rsidDel="00000000" w:rsidP="00000000" w:rsidRDefault="00000000" w:rsidRPr="00000000" w14:paraId="00000257">
            <w:pPr>
              <w:widowControl w:val="0"/>
              <w:pBdr>
                <w:top w:space="0" w:sz="0" w:val="nil"/>
                <w:left w:space="0" w:sz="0" w:val="nil"/>
                <w:bottom w:space="0" w:sz="0" w:val="nil"/>
                <w:right w:space="0" w:sz="0" w:val="nil"/>
                <w:between w:space="0" w:sz="0" w:val="nil"/>
              </w:pBdr>
              <w:spacing w:line="276" w:lineRule="auto"/>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58">
            <w:pPr>
              <w:jc w:val="both"/>
              <w:rPr>
                <w:b w:val="0"/>
                <w:sz w:val="20"/>
                <w:szCs w:val="20"/>
              </w:rPr>
            </w:pPr>
            <w:r w:rsidDel="00000000" w:rsidR="00000000" w:rsidRPr="00000000">
              <w:rPr>
                <w:b w:val="0"/>
                <w:sz w:val="20"/>
                <w:szCs w:val="20"/>
                <w:rtl w:val="0"/>
              </w:rPr>
              <w:t xml:space="preserve">Carlos Andrés Suescun Lesmes</w:t>
            </w:r>
          </w:p>
        </w:tc>
        <w:tc>
          <w:tcPr>
            <w:shd w:fill="auto" w:val="clear"/>
            <w:vAlign w:val="center"/>
          </w:tcPr>
          <w:p w:rsidR="00000000" w:rsidDel="00000000" w:rsidP="00000000" w:rsidRDefault="00000000" w:rsidRPr="00000000" w14:paraId="00000259">
            <w:pPr>
              <w:jc w:val="both"/>
              <w:rPr>
                <w:b w:val="0"/>
                <w:sz w:val="20"/>
                <w:szCs w:val="20"/>
              </w:rPr>
            </w:pPr>
            <w:r w:rsidDel="00000000" w:rsidR="00000000" w:rsidRPr="00000000">
              <w:rPr>
                <w:b w:val="0"/>
                <w:sz w:val="20"/>
                <w:szCs w:val="20"/>
                <w:rtl w:val="0"/>
              </w:rPr>
              <w:t xml:space="preserve">Experto Temático</w:t>
            </w:r>
          </w:p>
        </w:tc>
        <w:tc>
          <w:tcPr>
            <w:shd w:fill="auto" w:val="clear"/>
            <w:vAlign w:val="center"/>
          </w:tcPr>
          <w:p w:rsidR="00000000" w:rsidDel="00000000" w:rsidP="00000000" w:rsidRDefault="00000000" w:rsidRPr="00000000" w14:paraId="0000025A">
            <w:pPr>
              <w:jc w:val="both"/>
              <w:rPr>
                <w:b w:val="0"/>
                <w:sz w:val="20"/>
                <w:szCs w:val="20"/>
              </w:rPr>
            </w:pPr>
            <w:r w:rsidDel="00000000" w:rsidR="00000000" w:rsidRPr="00000000">
              <w:rPr>
                <w:b w:val="0"/>
                <w:sz w:val="20"/>
                <w:szCs w:val="20"/>
                <w:rtl w:val="0"/>
              </w:rPr>
              <w:t xml:space="preserve">Centro para la Industria de la Comunicación Gráfica – Regional Distrito Capital</w:t>
            </w:r>
          </w:p>
        </w:tc>
        <w:tc>
          <w:tcPr>
            <w:shd w:fill="auto" w:val="clear"/>
            <w:vAlign w:val="center"/>
          </w:tcPr>
          <w:p w:rsidR="00000000" w:rsidDel="00000000" w:rsidP="00000000" w:rsidRDefault="00000000" w:rsidRPr="00000000" w14:paraId="0000025B">
            <w:pPr>
              <w:jc w:val="both"/>
              <w:rPr>
                <w:b w:val="0"/>
                <w:sz w:val="20"/>
                <w:szCs w:val="20"/>
              </w:rPr>
            </w:pPr>
            <w:r w:rsidDel="00000000" w:rsidR="00000000" w:rsidRPr="00000000">
              <w:rPr>
                <w:b w:val="0"/>
                <w:sz w:val="20"/>
                <w:szCs w:val="20"/>
                <w:rtl w:val="0"/>
              </w:rPr>
              <w:t xml:space="preserve">Mayo de  2022</w:t>
            </w:r>
          </w:p>
        </w:tc>
      </w:tr>
      <w:tr>
        <w:trPr>
          <w:cantSplit w:val="0"/>
          <w:trHeight w:val="340" w:hRule="atLeast"/>
          <w:tblHeader w:val="0"/>
        </w:trPr>
        <w:tc>
          <w:tcPr>
            <w:vMerge w:val="continue"/>
            <w:shd w:fill="auto" w:val="clear"/>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25D">
            <w:pPr>
              <w:jc w:val="both"/>
              <w:rPr>
                <w:b w:val="0"/>
                <w:sz w:val="20"/>
                <w:szCs w:val="20"/>
              </w:rPr>
            </w:pPr>
            <w:r w:rsidDel="00000000" w:rsidR="00000000" w:rsidRPr="00000000">
              <w:rPr>
                <w:b w:val="0"/>
                <w:sz w:val="20"/>
                <w:szCs w:val="20"/>
                <w:rtl w:val="0"/>
              </w:rPr>
              <w:t xml:space="preserve">Jeimy Lorena Romero Perilla </w:t>
            </w:r>
          </w:p>
        </w:tc>
        <w:tc>
          <w:tcPr>
            <w:shd w:fill="auto" w:val="clear"/>
          </w:tcPr>
          <w:p w:rsidR="00000000" w:rsidDel="00000000" w:rsidP="00000000" w:rsidRDefault="00000000" w:rsidRPr="00000000" w14:paraId="0000025E">
            <w:pPr>
              <w:jc w:val="both"/>
              <w:rPr>
                <w:b w:val="0"/>
                <w:sz w:val="20"/>
                <w:szCs w:val="20"/>
              </w:rPr>
            </w:pPr>
            <w:r w:rsidDel="00000000" w:rsidR="00000000" w:rsidRPr="00000000">
              <w:rPr>
                <w:b w:val="0"/>
                <w:sz w:val="20"/>
                <w:szCs w:val="20"/>
                <w:rtl w:val="0"/>
              </w:rPr>
              <w:t xml:space="preserve">Diseñador Instruccional </w:t>
            </w:r>
          </w:p>
        </w:tc>
        <w:tc>
          <w:tcPr>
            <w:shd w:fill="auto" w:val="clear"/>
          </w:tcPr>
          <w:p w:rsidR="00000000" w:rsidDel="00000000" w:rsidP="00000000" w:rsidRDefault="00000000" w:rsidRPr="00000000" w14:paraId="0000025F">
            <w:pPr>
              <w:jc w:val="both"/>
              <w:rPr>
                <w:b w:val="0"/>
                <w:sz w:val="20"/>
                <w:szCs w:val="20"/>
              </w:rPr>
            </w:pPr>
            <w:r w:rsidDel="00000000" w:rsidR="00000000" w:rsidRPr="00000000">
              <w:rPr>
                <w:b w:val="0"/>
                <w:sz w:val="20"/>
                <w:szCs w:val="20"/>
                <w:rtl w:val="0"/>
              </w:rPr>
              <w:t xml:space="preserve">Regional Norte de Santander - Centro de la industria, la empresa y los servicios</w:t>
            </w:r>
          </w:p>
        </w:tc>
        <w:tc>
          <w:tcPr>
            <w:shd w:fill="auto" w:val="clear"/>
          </w:tcPr>
          <w:p w:rsidR="00000000" w:rsidDel="00000000" w:rsidP="00000000" w:rsidRDefault="00000000" w:rsidRPr="00000000" w14:paraId="00000260">
            <w:pPr>
              <w:jc w:val="both"/>
              <w:rPr>
                <w:b w:val="0"/>
                <w:sz w:val="20"/>
                <w:szCs w:val="20"/>
              </w:rPr>
            </w:pPr>
            <w:r w:rsidDel="00000000" w:rsidR="00000000" w:rsidRPr="00000000">
              <w:rPr>
                <w:b w:val="0"/>
                <w:sz w:val="20"/>
                <w:szCs w:val="20"/>
                <w:rtl w:val="0"/>
              </w:rPr>
              <w:t xml:space="preserve">Mayo de 2022</w:t>
            </w:r>
          </w:p>
        </w:tc>
      </w:tr>
      <w:tr>
        <w:trPr>
          <w:cantSplit w:val="0"/>
          <w:trHeight w:val="340" w:hRule="atLeast"/>
          <w:tblHeader w:val="0"/>
        </w:trPr>
        <w:tc>
          <w:tcPr>
            <w:vMerge w:val="continue"/>
            <w:shd w:fill="auto" w:val="clear"/>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262">
            <w:pPr>
              <w:jc w:val="both"/>
              <w:rPr>
                <w:b w:val="0"/>
                <w:sz w:val="20"/>
                <w:szCs w:val="20"/>
              </w:rPr>
            </w:pPr>
            <w:r w:rsidDel="00000000" w:rsidR="00000000" w:rsidRPr="00000000">
              <w:rPr>
                <w:b w:val="0"/>
                <w:sz w:val="20"/>
                <w:szCs w:val="20"/>
                <w:rtl w:val="0"/>
              </w:rPr>
              <w:t xml:space="preserve">Carolina Coca Salazar</w:t>
            </w:r>
          </w:p>
        </w:tc>
        <w:tc>
          <w:tcPr>
            <w:shd w:fill="auto" w:val="clear"/>
          </w:tcPr>
          <w:p w:rsidR="00000000" w:rsidDel="00000000" w:rsidP="00000000" w:rsidRDefault="00000000" w:rsidRPr="00000000" w14:paraId="00000263">
            <w:pPr>
              <w:jc w:val="both"/>
              <w:rPr>
                <w:b w:val="0"/>
                <w:sz w:val="20"/>
                <w:szCs w:val="20"/>
              </w:rPr>
            </w:pPr>
            <w:r w:rsidDel="00000000" w:rsidR="00000000" w:rsidRPr="00000000">
              <w:rPr>
                <w:b w:val="0"/>
                <w:sz w:val="20"/>
                <w:szCs w:val="20"/>
                <w:rtl w:val="0"/>
              </w:rPr>
              <w:t xml:space="preserve">Asesora Metodológica</w:t>
            </w:r>
          </w:p>
        </w:tc>
        <w:tc>
          <w:tcPr>
            <w:shd w:fill="auto" w:val="clear"/>
          </w:tcPr>
          <w:p w:rsidR="00000000" w:rsidDel="00000000" w:rsidP="00000000" w:rsidRDefault="00000000" w:rsidRPr="00000000" w14:paraId="00000264">
            <w:pPr>
              <w:jc w:val="both"/>
              <w:rPr>
                <w:b w:val="0"/>
                <w:sz w:val="20"/>
                <w:szCs w:val="20"/>
              </w:rPr>
            </w:pPr>
            <w:r w:rsidDel="00000000" w:rsidR="00000000" w:rsidRPr="00000000">
              <w:rPr>
                <w:b w:val="0"/>
                <w:sz w:val="20"/>
                <w:szCs w:val="20"/>
                <w:rtl w:val="0"/>
              </w:rPr>
              <w:t xml:space="preserve">Regional Distrito Capital- Centro de Diseño y Metrología </w:t>
            </w:r>
          </w:p>
        </w:tc>
        <w:tc>
          <w:tcPr>
            <w:shd w:fill="auto" w:val="clear"/>
          </w:tcPr>
          <w:p w:rsidR="00000000" w:rsidDel="00000000" w:rsidP="00000000" w:rsidRDefault="00000000" w:rsidRPr="00000000" w14:paraId="00000265">
            <w:pPr>
              <w:jc w:val="both"/>
              <w:rPr>
                <w:b w:val="0"/>
                <w:sz w:val="20"/>
                <w:szCs w:val="20"/>
              </w:rPr>
            </w:pPr>
            <w:r w:rsidDel="00000000" w:rsidR="00000000" w:rsidRPr="00000000">
              <w:rPr>
                <w:b w:val="0"/>
                <w:sz w:val="20"/>
                <w:szCs w:val="20"/>
                <w:rtl w:val="0"/>
              </w:rPr>
              <w:t xml:space="preserve">Mayo de 2022</w:t>
            </w:r>
          </w:p>
        </w:tc>
      </w:tr>
      <w:tr>
        <w:trPr>
          <w:cantSplit w:val="0"/>
          <w:trHeight w:val="340" w:hRule="atLeast"/>
          <w:tblHeader w:val="0"/>
        </w:trPr>
        <w:tc>
          <w:tcPr>
            <w:vMerge w:val="continue"/>
            <w:shd w:fill="auto" w:val="clear"/>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267">
            <w:pPr>
              <w:jc w:val="both"/>
              <w:rPr>
                <w:b w:val="0"/>
                <w:sz w:val="20"/>
                <w:szCs w:val="20"/>
              </w:rPr>
            </w:pPr>
            <w:r w:rsidDel="00000000" w:rsidR="00000000" w:rsidRPr="00000000">
              <w:rPr>
                <w:b w:val="0"/>
                <w:sz w:val="20"/>
                <w:szCs w:val="20"/>
                <w:rtl w:val="0"/>
              </w:rPr>
              <w:t xml:space="preserve">Sandra Patricia Hoyos Sepúlveda</w:t>
            </w:r>
          </w:p>
        </w:tc>
        <w:tc>
          <w:tcPr>
            <w:shd w:fill="auto" w:val="clear"/>
          </w:tcPr>
          <w:p w:rsidR="00000000" w:rsidDel="00000000" w:rsidP="00000000" w:rsidRDefault="00000000" w:rsidRPr="00000000" w14:paraId="00000268">
            <w:pPr>
              <w:jc w:val="both"/>
              <w:rPr>
                <w:b w:val="0"/>
                <w:sz w:val="20"/>
                <w:szCs w:val="20"/>
              </w:rPr>
            </w:pPr>
            <w:r w:rsidDel="00000000" w:rsidR="00000000" w:rsidRPr="00000000">
              <w:rPr>
                <w:b w:val="0"/>
                <w:sz w:val="20"/>
                <w:szCs w:val="20"/>
                <w:rtl w:val="0"/>
              </w:rPr>
              <w:t xml:space="preserve">Corrección de estilo </w:t>
            </w:r>
          </w:p>
        </w:tc>
        <w:tc>
          <w:tcPr>
            <w:shd w:fill="auto" w:val="clear"/>
          </w:tcPr>
          <w:p w:rsidR="00000000" w:rsidDel="00000000" w:rsidP="00000000" w:rsidRDefault="00000000" w:rsidRPr="00000000" w14:paraId="00000269">
            <w:pPr>
              <w:jc w:val="both"/>
              <w:rPr>
                <w:b w:val="0"/>
                <w:sz w:val="20"/>
                <w:szCs w:val="20"/>
              </w:rPr>
            </w:pPr>
            <w:r w:rsidDel="00000000" w:rsidR="00000000" w:rsidRPr="00000000">
              <w:rPr>
                <w:b w:val="0"/>
                <w:sz w:val="20"/>
                <w:szCs w:val="20"/>
                <w:rtl w:val="0"/>
              </w:rPr>
              <w:t xml:space="preserve">Regional Distrito Capital - Centro de Diseño y Metrología</w:t>
            </w:r>
          </w:p>
        </w:tc>
        <w:tc>
          <w:tcPr>
            <w:shd w:fill="auto" w:val="clear"/>
          </w:tcPr>
          <w:p w:rsidR="00000000" w:rsidDel="00000000" w:rsidP="00000000" w:rsidRDefault="00000000" w:rsidRPr="00000000" w14:paraId="0000026A">
            <w:pPr>
              <w:jc w:val="both"/>
              <w:rPr>
                <w:b w:val="0"/>
                <w:sz w:val="20"/>
                <w:szCs w:val="20"/>
              </w:rPr>
            </w:pPr>
            <w:r w:rsidDel="00000000" w:rsidR="00000000" w:rsidRPr="00000000">
              <w:rPr>
                <w:b w:val="0"/>
                <w:sz w:val="20"/>
                <w:szCs w:val="20"/>
                <w:rtl w:val="0"/>
              </w:rPr>
              <w:t xml:space="preserve">Mayo de 2022</w:t>
            </w:r>
          </w:p>
        </w:tc>
      </w:tr>
    </w:tbl>
    <w:p w:rsidR="00000000" w:rsidDel="00000000" w:rsidP="00000000" w:rsidRDefault="00000000" w:rsidRPr="00000000" w14:paraId="0000026B">
      <w:pPr>
        <w:rPr>
          <w:sz w:val="20"/>
          <w:szCs w:val="20"/>
        </w:rPr>
      </w:pPr>
      <w:r w:rsidDel="00000000" w:rsidR="00000000" w:rsidRPr="00000000">
        <w:rPr>
          <w:rtl w:val="0"/>
        </w:rPr>
      </w:r>
    </w:p>
    <w:p w:rsidR="00000000" w:rsidDel="00000000" w:rsidP="00000000" w:rsidRDefault="00000000" w:rsidRPr="00000000" w14:paraId="0000026C">
      <w:pPr>
        <w:rPr>
          <w:sz w:val="20"/>
          <w:szCs w:val="20"/>
        </w:rPr>
      </w:pPr>
      <w:r w:rsidDel="00000000" w:rsidR="00000000" w:rsidRPr="00000000">
        <w:rPr>
          <w:rtl w:val="0"/>
        </w:rPr>
      </w:r>
    </w:p>
    <w:p w:rsidR="00000000" w:rsidDel="00000000" w:rsidP="00000000" w:rsidRDefault="00000000" w:rsidRPr="00000000" w14:paraId="0000026D">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6E">
      <w:pPr>
        <w:rPr>
          <w:sz w:val="20"/>
          <w:szCs w:val="20"/>
        </w:rPr>
      </w:pPr>
      <w:r w:rsidDel="00000000" w:rsidR="00000000" w:rsidRPr="00000000">
        <w:rPr>
          <w:rtl w:val="0"/>
        </w:rPr>
      </w:r>
    </w:p>
    <w:tbl>
      <w:tblPr>
        <w:tblStyle w:val="Table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shd w:fill="auto" w:val="clear"/>
          </w:tcPr>
          <w:p w:rsidR="00000000" w:rsidDel="00000000" w:rsidP="00000000" w:rsidRDefault="00000000" w:rsidRPr="00000000" w14:paraId="0000026F">
            <w:pPr>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270">
            <w:pPr>
              <w:jc w:val="both"/>
              <w:rPr>
                <w:sz w:val="20"/>
                <w:szCs w:val="20"/>
              </w:rPr>
            </w:pPr>
            <w:r w:rsidDel="00000000" w:rsidR="00000000" w:rsidRPr="00000000">
              <w:rPr>
                <w:sz w:val="20"/>
                <w:szCs w:val="20"/>
                <w:rtl w:val="0"/>
              </w:rPr>
              <w:t xml:space="preserve">Nombre</w:t>
            </w:r>
          </w:p>
        </w:tc>
        <w:tc>
          <w:tcPr>
            <w:shd w:fill="auto" w:val="clear"/>
          </w:tcPr>
          <w:p w:rsidR="00000000" w:rsidDel="00000000" w:rsidP="00000000" w:rsidRDefault="00000000" w:rsidRPr="00000000" w14:paraId="00000271">
            <w:pPr>
              <w:jc w:val="both"/>
              <w:rPr>
                <w:sz w:val="20"/>
                <w:szCs w:val="20"/>
              </w:rPr>
            </w:pPr>
            <w:r w:rsidDel="00000000" w:rsidR="00000000" w:rsidRPr="00000000">
              <w:rPr>
                <w:sz w:val="20"/>
                <w:szCs w:val="20"/>
                <w:rtl w:val="0"/>
              </w:rPr>
              <w:t xml:space="preserve">Cargo</w:t>
            </w:r>
          </w:p>
        </w:tc>
        <w:tc>
          <w:tcPr>
            <w:shd w:fill="auto" w:val="clear"/>
          </w:tcPr>
          <w:p w:rsidR="00000000" w:rsidDel="00000000" w:rsidP="00000000" w:rsidRDefault="00000000" w:rsidRPr="00000000" w14:paraId="00000272">
            <w:pPr>
              <w:jc w:val="both"/>
              <w:rPr>
                <w:sz w:val="20"/>
                <w:szCs w:val="20"/>
              </w:rPr>
            </w:pPr>
            <w:r w:rsidDel="00000000" w:rsidR="00000000" w:rsidRPr="00000000">
              <w:rPr>
                <w:sz w:val="20"/>
                <w:szCs w:val="20"/>
                <w:rtl w:val="0"/>
              </w:rPr>
              <w:t xml:space="preserve">Dependencia</w:t>
            </w:r>
          </w:p>
        </w:tc>
        <w:tc>
          <w:tcPr>
            <w:shd w:fill="auto" w:val="clear"/>
          </w:tcPr>
          <w:p w:rsidR="00000000" w:rsidDel="00000000" w:rsidP="00000000" w:rsidRDefault="00000000" w:rsidRPr="00000000" w14:paraId="00000273">
            <w:pPr>
              <w:jc w:val="both"/>
              <w:rPr>
                <w:sz w:val="20"/>
                <w:szCs w:val="20"/>
              </w:rPr>
            </w:pPr>
            <w:r w:rsidDel="00000000" w:rsidR="00000000" w:rsidRPr="00000000">
              <w:rPr>
                <w:sz w:val="20"/>
                <w:szCs w:val="20"/>
                <w:rtl w:val="0"/>
              </w:rPr>
              <w:t xml:space="preserve">Fecha</w:t>
            </w:r>
          </w:p>
        </w:tc>
        <w:tc>
          <w:tcPr>
            <w:shd w:fill="auto" w:val="clear"/>
          </w:tcPr>
          <w:p w:rsidR="00000000" w:rsidDel="00000000" w:rsidP="00000000" w:rsidRDefault="00000000" w:rsidRPr="00000000" w14:paraId="00000274">
            <w:pPr>
              <w:jc w:val="both"/>
              <w:rPr>
                <w:sz w:val="20"/>
                <w:szCs w:val="20"/>
              </w:rPr>
            </w:pPr>
            <w:r w:rsidDel="00000000" w:rsidR="00000000" w:rsidRPr="00000000">
              <w:rPr>
                <w:sz w:val="20"/>
                <w:szCs w:val="20"/>
                <w:rtl w:val="0"/>
              </w:rPr>
              <w:t xml:space="preserve">Razón del cambio</w:t>
            </w:r>
          </w:p>
        </w:tc>
      </w:tr>
      <w:tr>
        <w:trPr>
          <w:cantSplit w:val="0"/>
          <w:trHeight w:val="850" w:hRule="atLeast"/>
          <w:tblHeader w:val="0"/>
        </w:trPr>
        <w:tc>
          <w:tcPr>
            <w:shd w:fill="auto" w:val="clear"/>
          </w:tcPr>
          <w:p w:rsidR="00000000" w:rsidDel="00000000" w:rsidP="00000000" w:rsidRDefault="00000000" w:rsidRPr="00000000" w14:paraId="00000275">
            <w:pPr>
              <w:jc w:val="center"/>
              <w:rPr>
                <w:sz w:val="20"/>
                <w:szCs w:val="20"/>
              </w:rPr>
            </w:pPr>
            <w:r w:rsidDel="00000000" w:rsidR="00000000" w:rsidRPr="00000000">
              <w:rPr>
                <w:sz w:val="20"/>
                <w:szCs w:val="20"/>
                <w:rtl w:val="0"/>
              </w:rPr>
              <w:t xml:space="preserve">Autor (es)</w:t>
            </w:r>
          </w:p>
        </w:tc>
        <w:tc>
          <w:tcPr>
            <w:shd w:fill="auto" w:val="clear"/>
          </w:tcPr>
          <w:p w:rsidR="00000000" w:rsidDel="00000000" w:rsidP="00000000" w:rsidRDefault="00000000" w:rsidRPr="00000000" w14:paraId="00000276">
            <w:pPr>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277">
            <w:pPr>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278">
            <w:pPr>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279">
            <w:pPr>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27A">
            <w:pPr>
              <w:jc w:val="both"/>
              <w:rPr>
                <w:sz w:val="20"/>
                <w:szCs w:val="20"/>
              </w:rPr>
            </w:pPr>
            <w:r w:rsidDel="00000000" w:rsidR="00000000" w:rsidRPr="00000000">
              <w:rPr>
                <w:rtl w:val="0"/>
              </w:rPr>
            </w:r>
          </w:p>
        </w:tc>
      </w:tr>
    </w:tbl>
    <w:p w:rsidR="00000000" w:rsidDel="00000000" w:rsidP="00000000" w:rsidRDefault="00000000" w:rsidRPr="00000000" w14:paraId="0000027B">
      <w:pPr>
        <w:rPr>
          <w:sz w:val="20"/>
          <w:szCs w:val="20"/>
        </w:rPr>
      </w:pPr>
      <w:r w:rsidDel="00000000" w:rsidR="00000000" w:rsidRPr="00000000">
        <w:rPr>
          <w:rtl w:val="0"/>
        </w:rPr>
      </w:r>
    </w:p>
    <w:sectPr>
      <w:headerReference r:id="rId55" w:type="default"/>
      <w:footerReference r:id="rId56" w:type="default"/>
      <w:pgSz w:h="15840" w:w="12240" w:orient="portrait"/>
      <w:pgMar w:bottom="1134" w:top="1276"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eimy" w:id="1" w:date="2022-05-12T08:44:00Z">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DI_CF08_Introducción- 632201</w:t>
      </w:r>
    </w:p>
  </w:comment>
  <w:comment w:author="Jeimy" w:id="33" w:date="2022-05-16T11:26:00Z">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DI_CF08_4.2 Seguimiento al reporte de ventas</w:t>
      </w:r>
    </w:p>
  </w:comment>
  <w:comment w:author="Jeimy" w:id="22" w:date="2022-05-16T11:14:00Z">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DI_CF08_2.2 sugerencias para aplicar una encuesta</w:t>
      </w:r>
    </w:p>
  </w:comment>
  <w:comment w:author="Jeimy" w:id="26" w:date="2022-05-16T11:18:00Z">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DI_CF08_3.1  Pasos para el análisis de datos.</w:t>
      </w:r>
    </w:p>
  </w:comment>
  <w:comment w:author="Jeimy" w:id="12" w:date="2022-05-16T10:42:00Z">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DI_CF08_1.3 Ventajas de la retroalimentación.</w:t>
      </w:r>
    </w:p>
  </w:comment>
  <w:comment w:author="Jeimy" w:id="4" w:date="2022-05-16T10:36:00Z">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DI_CF08_1.1 Etapas de fidelización de clientes.</w:t>
      </w:r>
    </w:p>
  </w:comment>
  <w:comment w:author="Jeimy" w:id="21" w:date="2022-05-16T11:13:00Z">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DI_CF08_2.2 Parámetros para la realización de encuestas</w:t>
      </w:r>
    </w:p>
  </w:comment>
  <w:comment w:author="Jeimy" w:id="13" w:date="2022-05-16T10:41:00Z">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 w:author="Jeimy" w:id="14" w:date="2022-05-16T10:41:00Z">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 w:author="Jeimy" w:id="15" w:date="2022-05-16T10:41:00Z">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 w:author="Jeimy" w:id="28" w:date="2022-05-16T11:19:00Z">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utilizar listado no ordenado icono color</w:t>
      </w:r>
    </w:p>
  </w:comment>
  <w:comment w:author="Jeimy" w:id="20" w:date="2022-05-16T10:43:00Z">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DI_CF08_2.2 Que se necesita para aplicar una encuesta.</w:t>
      </w:r>
    </w:p>
  </w:comment>
  <w:comment w:author="Jeimy" w:id="19" w:date="2022-05-16T10:43:00Z">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DI_CF08_2.1 Tareas del ejercicio posventa.</w:t>
      </w:r>
    </w:p>
  </w:comment>
  <w:comment w:author="Jeimy" w:id="23" w:date="2022-05-16T11:15:00Z">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la imagen se encuentra en la carpeta de imágenes con el nombre de registro de datos.</w:t>
      </w:r>
    </w:p>
  </w:comment>
  <w:comment w:author="ZULEIDY MARIA RUIZ TORRES" w:id="0" w:date="2022-05-22T23:52:46Z">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w:t>
      </w:r>
    </w:p>
  </w:comment>
  <w:comment w:author="Jeimy" w:id="2" w:date="2022-05-12T09:24:00Z">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https://www.freepik.es/vector-gratis/ilustracion-concepto-tarjeta-descuento-fidelizacion_20891895.htm#query=fidelizaci%C3%B3n%20de%20clientes&amp;position=14&amp;from_view=search</w:t>
      </w:r>
    </w:p>
  </w:comment>
  <w:comment w:author="Jeimy" w:id="35" w:date="2022-05-16T12:36:00Z">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la gráfica se encuentra editable en Anexos, bajo el nombre de Síntesis</w:t>
      </w:r>
    </w:p>
  </w:comment>
  <w:comment w:author="Jeimy" w:id="32" w:date="2022-05-16T11:26:00Z">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DI_CF08_4.1 Reporte en Excel</w:t>
      </w:r>
    </w:p>
  </w:comment>
  <w:comment w:author="Jeimy" w:id="7" w:date="2022-05-16T10:40:00Z">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 w:author="Jeimy" w:id="29" w:date="2022-05-16T11:19:00Z">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utilizar listado no ordenado icono color</w:t>
      </w:r>
    </w:p>
  </w:comment>
  <w:comment w:author="Jeimy" w:id="8" w:date="2022-05-16T10:41:00Z">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 w:author="Jeimy" w:id="30" w:date="2022-05-16T11:22:00Z">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la imagen se encuentra en la carpeta de imágenes con el nombre de Ejemplo reporte semana de ventas.</w:t>
      </w:r>
    </w:p>
  </w:comment>
  <w:comment w:author="Jeimy" w:id="3" w:date="2022-05-12T09:20:00Z">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DI_CF08_1. Fidelización de clientes</w:t>
      </w:r>
    </w:p>
  </w:comment>
  <w:comment w:author="Jeimy" w:id="16" w:date="2022-05-16T10:41:00Z">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 w:author="Jeimy" w:id="17" w:date="2022-05-16T10:41:00Z">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 w:author="Jeimy" w:id="5" w:date="2022-05-16T10:32:00Z">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https://www.freepik.es/vector-gratis/ilustracion-concepto-mercado-servicios-nicho_18407467.htm?query=VENDEDOR%20ONLINE</w:t>
      </w:r>
    </w:p>
  </w:comment>
  <w:comment w:author="Jeimy" w:id="9" w:date="2022-05-16T10:40:00Z">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 w:author="Jeimy" w:id="34" w:date="2022-05-16T11:27:00Z">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DI_CF08_4.3 Evaluación final</w:t>
      </w:r>
    </w:p>
  </w:comment>
  <w:comment w:author="Jeimy" w:id="31" w:date="2022-05-16T11:25:00Z">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la imagen se encuentra en la carpeta de imágenes con el nombre de presentación de reportes.</w:t>
      </w:r>
    </w:p>
  </w:comment>
  <w:comment w:author="Jeimy" w:id="25" w:date="2022-05-16T11:18:00Z">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utilizar listado no ordenado icono color</w:t>
      </w:r>
    </w:p>
  </w:comment>
  <w:comment w:author="Jeimy" w:id="6" w:date="2022-05-12T15:16:00Z">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analistas-demanda-dandose-mano-pantallas-portatiles-planificando-demanda-futura-planificacion-demanda-analisis-demanda-ilustracion-concepto-pronostico-ventas-digitales_11668571.htm#query=ventas%20y%20estad%C3%ADsticas&amp;position=0&amp;from_view=search</w:t>
      </w:r>
    </w:p>
  </w:comment>
  <w:comment w:author="Jeimy" w:id="18" w:date="2022-05-16T10:42:00Z">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DI_CF08_2 Pasos estrategia posventa</w:t>
      </w:r>
    </w:p>
  </w:comment>
  <w:comment w:author="Jeimy" w:id="27" w:date="2022-05-16T11:19:00Z">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DI_CF08_3.2 Técnicas para el análisis de datos</w:t>
      </w:r>
    </w:p>
  </w:comment>
  <w:comment w:author="Jeimy" w:id="24" w:date="2022-05-16T11:17:00Z">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DI_CF08_3 Los datos para la toma de decisiones</w:t>
      </w:r>
    </w:p>
  </w:comment>
  <w:comment w:author="Jeimy" w:id="10" w:date="2022-05-16T10:40:00Z">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 w:author="Jeimy" w:id="11" w:date="2022-05-16T10:40:00Z">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84" w15:done="0"/>
  <w15:commentEx w15:paraId="00000285" w15:done="0"/>
  <w15:commentEx w15:paraId="00000286" w15:done="0"/>
  <w15:commentEx w15:paraId="00000287" w15:done="0"/>
  <w15:commentEx w15:paraId="00000288" w15:done="0"/>
  <w15:commentEx w15:paraId="00000289" w15:done="0"/>
  <w15:commentEx w15:paraId="0000028A" w15:done="0"/>
  <w15:commentEx w15:paraId="0000028B" w15:done="0"/>
  <w15:commentEx w15:paraId="0000028C" w15:paraIdParent="0000028B" w15:done="0"/>
  <w15:commentEx w15:paraId="0000028D" w15:paraIdParent="0000028B" w15:done="0"/>
  <w15:commentEx w15:paraId="0000028E" w15:done="0"/>
  <w15:commentEx w15:paraId="0000028F" w15:done="0"/>
  <w15:commentEx w15:paraId="00000290" w15:done="0"/>
  <w15:commentEx w15:paraId="00000291" w15:done="0"/>
  <w15:commentEx w15:paraId="00000292" w15:done="0"/>
  <w15:commentEx w15:paraId="00000293" w15:done="0"/>
  <w15:commentEx w15:paraId="00000294" w15:done="0"/>
  <w15:commentEx w15:paraId="00000295" w15:done="0"/>
  <w15:commentEx w15:paraId="00000296" w15:done="0"/>
  <w15:commentEx w15:paraId="00000297" w15:done="0"/>
  <w15:commentEx w15:paraId="00000298" w15:done="0"/>
  <w15:commentEx w15:paraId="00000299" w15:done="0"/>
  <w15:commentEx w15:paraId="0000029A" w15:done="0"/>
  <w15:commentEx w15:paraId="0000029B" w15:done="0"/>
  <w15:commentEx w15:paraId="0000029C" w15:paraIdParent="0000029B" w15:done="0"/>
  <w15:commentEx w15:paraId="0000029D" w15:done="0"/>
  <w15:commentEx w15:paraId="0000029E" w15:done="0"/>
  <w15:commentEx w15:paraId="0000029F" w15:done="0"/>
  <w15:commentEx w15:paraId="000002A0" w15:done="0"/>
  <w15:commentEx w15:paraId="000002A1" w15:done="0"/>
  <w15:commentEx w15:paraId="000002A2" w15:done="0"/>
  <w15:commentEx w15:paraId="000002A3" w15:done="0"/>
  <w15:commentEx w15:paraId="000002A4" w15:done="0"/>
  <w15:commentEx w15:paraId="000002A5" w15:done="0"/>
  <w15:commentEx w15:paraId="000002A6" w15:done="0"/>
  <w15:commentEx w15:paraId="000002A7" w15:paraIdParent="000002A6"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E">
    <w:pPr>
      <w:jc w:val="both"/>
      <w:rPr>
        <w:i w:val="1"/>
        <w:color w:val="000000"/>
        <w:sz w:val="20"/>
        <w:szCs w:val="20"/>
      </w:rPr>
    </w:pPr>
    <w:r w:rsidDel="00000000" w:rsidR="00000000" w:rsidRPr="00000000">
      <w:rPr>
        <w:rtl w:val="0"/>
      </w:rPr>
    </w:r>
  </w:p>
  <w:p w:rsidR="00000000" w:rsidDel="00000000" w:rsidP="00000000" w:rsidRDefault="00000000" w:rsidRPr="00000000" w14:paraId="0000027F">
    <w:pPr>
      <w:ind w:left="2880" w:firstLine="0"/>
      <w:jc w:val="both"/>
      <w:rPr>
        <w:sz w:val="20"/>
        <w:szCs w:val="20"/>
      </w:rPr>
    </w:pPr>
    <w:r w:rsidDel="00000000" w:rsidR="00000000" w:rsidRPr="00000000">
      <w:rPr>
        <w:rtl w:val="0"/>
      </w:rPr>
    </w:r>
  </w:p>
  <w:p w:rsidR="00000000" w:rsidDel="00000000" w:rsidP="00000000" w:rsidRDefault="00000000" w:rsidRPr="00000000" w14:paraId="00000280">
    <w:pPr>
      <w:spacing w:line="240" w:lineRule="auto"/>
      <w:ind w:left="-2" w:hanging="2"/>
      <w:jc w:val="right"/>
      <w:rPr>
        <w:sz w:val="20"/>
        <w:szCs w:val="20"/>
      </w:rPr>
    </w:pPr>
    <w:r w:rsidDel="00000000" w:rsidR="00000000" w:rsidRPr="00000000">
      <w:rPr>
        <w:rtl w:val="0"/>
      </w:rPr>
    </w:r>
  </w:p>
  <w:p w:rsidR="00000000" w:rsidDel="00000000" w:rsidP="00000000" w:rsidRDefault="00000000" w:rsidRPr="00000000" w14:paraId="0000028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83">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C">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603" name="image6.png"/>
          <a:graphic>
            <a:graphicData uri="http://schemas.openxmlformats.org/drawingml/2006/picture">
              <pic:pic>
                <pic:nvPicPr>
                  <pic:cNvPr id="0" name="image6.png"/>
                  <pic:cNvPicPr preferRelativeResize="0"/>
                </pic:nvPicPr>
                <pic:blipFill>
                  <a:blip r:embed="rId3"/>
                  <a:srcRect b="0" l="88753"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7D">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b w:val="1"/>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1540FC"/>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6" w:customStyle="1">
    <w:name w:val="Table Normal6"/>
    <w:tblPr>
      <w:tblCellMar>
        <w:top w:w="0.0" w:type="dxa"/>
        <w:left w:w="0.0" w:type="dxa"/>
        <w:bottom w:w="0.0" w:type="dxa"/>
        <w:right w:w="0.0" w:type="dxa"/>
      </w:tblCellMar>
    </w:tblPr>
  </w:style>
  <w:style w:type="table" w:styleId="TableNormal5" w:customStyle="1">
    <w:name w:val="Table Normal5"/>
    <w:tblPr>
      <w:tblCellMar>
        <w:top w:w="0.0" w:type="dxa"/>
        <w:left w:w="0.0" w:type="dxa"/>
        <w:bottom w:w="0.0" w:type="dxa"/>
        <w:right w:w="0.0" w:type="dxa"/>
      </w:tblCellMar>
    </w:tblPr>
  </w:style>
  <w:style w:type="table" w:styleId="TableNormal4" w:customStyle="1">
    <w:name w:val="Table Normal4"/>
    <w:tblPr>
      <w:tblCellMar>
        <w:top w:w="0.0" w:type="dxa"/>
        <w:left w:w="0.0" w:type="dxa"/>
        <w:bottom w:w="0.0" w:type="dxa"/>
        <w:right w:w="0.0" w:type="dxa"/>
      </w:tblCellMar>
    </w:tblPr>
  </w:style>
  <w:style w:type="table" w:styleId="TableNormal3" w:customStyle="1">
    <w:name w:val="Table Normal3"/>
    <w:tblPr>
      <w:tblCellMar>
        <w:top w:w="0.0" w:type="dxa"/>
        <w:left w:w="0.0" w:type="dxa"/>
        <w:bottom w:w="0.0" w:type="dxa"/>
        <w:right w:w="0.0" w:type="dxa"/>
      </w:tblCellMar>
    </w:tblPr>
  </w:style>
  <w:style w:type="table" w:styleId="TableNormal2" w:customStyle="1">
    <w:name w:val="Table Normal2"/>
    <w:tblPr>
      <w:tblCellMar>
        <w:top w:w="0.0" w:type="dxa"/>
        <w:left w:w="0.0" w:type="dxa"/>
        <w:bottom w:w="0.0" w:type="dxa"/>
        <w:right w:w="0.0" w:type="dxa"/>
      </w:tblCellMar>
    </w:tblPr>
  </w:style>
  <w:style w:type="table" w:styleId="TableNormal1" w:customStyle="1">
    <w:name w:val="Table Normal1"/>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12" w:customStyle="1">
    <w:name w:val="12"/>
    <w:basedOn w:val="Tablanormal"/>
    <w:tblPr>
      <w:tblStyleRowBandSize w:val="1"/>
      <w:tblStyleColBandSize w:val="1"/>
      <w:tblCellMar>
        <w:top w:w="100.0" w:type="dxa"/>
        <w:left w:w="100.0" w:type="dxa"/>
        <w:bottom w:w="100.0" w:type="dxa"/>
        <w:right w:w="100.0" w:type="dxa"/>
      </w:tblCellMar>
    </w:tblPr>
  </w:style>
  <w:style w:type="table" w:styleId="11" w:customStyle="1">
    <w:name w:val="11"/>
    <w:basedOn w:val="Tablanormal"/>
    <w:tblPr>
      <w:tblStyleRowBandSize w:val="1"/>
      <w:tblStyleColBandSize w:val="1"/>
      <w:tblCellMar>
        <w:top w:w="100.0" w:type="dxa"/>
        <w:left w:w="100.0" w:type="dxa"/>
        <w:bottom w:w="100.0" w:type="dxa"/>
        <w:right w:w="100.0" w:type="dxa"/>
      </w:tblCellMar>
    </w:tblPr>
  </w:style>
  <w:style w:type="table" w:styleId="10" w:customStyle="1">
    <w:name w:val="10"/>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rPr>
      <w:b w:val="1"/>
      <w:sz w:val="24"/>
      <w:szCs w:val="24"/>
    </w:rPr>
    <w:tblPr>
      <w:tblStyleRowBandSize w:val="1"/>
      <w:tblStyleColBandSize w:val="1"/>
    </w:tblPr>
    <w:tcPr>
      <w:shd w:color="auto" w:fill="edf2f8" w:val="clear"/>
    </w:tcPr>
    <w:tblStylePr w:type="firstRow">
      <w:tblPr/>
      <w:tcPr>
        <w:tcBorders>
          <w:bottom w:color="ffffff" w:space="0" w:sz="12" w:val="single"/>
        </w:tcBorders>
        <w:shd w:color="auto" w:fill="9e3a38" w:val="clear"/>
      </w:tcPr>
    </w:tblStylePr>
    <w:tblStylePr w:type="lastRow">
      <w:tblPr/>
      <w:tcPr>
        <w:tcBorders>
          <w:top w:color="000000" w:space="0" w:sz="12" w:val="single"/>
        </w:tcBorders>
        <w:shd w:color="auto" w:fill="fffff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val="clear"/>
      </w:tcPr>
    </w:tblStylePr>
    <w:tblStylePr w:type="band1Horz">
      <w:tblPr/>
      <w:tcPr>
        <w:shd w:color="auto" w:fill="dbe5f1"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uiPriority w:val="99"/>
    <w:unhideWhenUsed w:val="1"/>
    <w:rsid w:val="00E65E01"/>
    <w:rPr>
      <w:color w:val="0000ff"/>
      <w:u w:val="single"/>
    </w:rPr>
  </w:style>
  <w:style w:type="character" w:styleId="Mencinsinresolver1" w:customStyle="1">
    <w:name w:val="Mención sin resolver1"/>
    <w:uiPriority w:val="99"/>
    <w:semiHidden w:val="1"/>
    <w:unhideWhenUsed w:val="1"/>
    <w:rsid w:val="00E65E01"/>
    <w:rPr>
      <w:color w:val="605e5c"/>
      <w:shd w:color="auto" w:fill="e1dfdd" w:val="clear"/>
    </w:rPr>
  </w:style>
  <w:style w:type="character" w:styleId="Hipervnculovisitado">
    <w:name w:val="FollowedHyperlink"/>
    <w:uiPriority w:val="99"/>
    <w:semiHidden w:val="1"/>
    <w:unhideWhenUsed w:val="1"/>
    <w:rsid w:val="00CB7F80"/>
    <w:rPr>
      <w:color w:val="800080"/>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link w:val="Textodeglobo"/>
    <w:uiPriority w:val="99"/>
    <w:semiHidden w:val="1"/>
    <w:rsid w:val="00476490"/>
    <w:rPr>
      <w:rFonts w:ascii="Times New Roman" w:cs="Times New Roman" w:hAnsi="Times New Roman"/>
      <w:sz w:val="18"/>
      <w:szCs w:val="18"/>
    </w:rPr>
  </w:style>
  <w:style w:type="table" w:styleId="9" w:customStyle="1">
    <w:name w:val="9"/>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8" w:customStyle="1">
    <w:name w:val="8"/>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 w:customStyle="1">
    <w:name w:val="7"/>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 w:customStyle="1">
    <w:name w:val="6"/>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 w:customStyle="1">
    <w:name w:val="5"/>
    <w:basedOn w:val="TableNormal1"/>
    <w:tblPr>
      <w:tblStyleRowBandSize w:val="1"/>
      <w:tblStyleColBandSize w:val="1"/>
      <w:tblCellMar>
        <w:left w:w="70.0" w:type="dxa"/>
        <w:right w:w="70.0" w:type="dxa"/>
      </w:tblCellMar>
    </w:tblPr>
  </w:style>
  <w:style w:type="table" w:styleId="4" w:customStyle="1">
    <w:name w:val="4"/>
    <w:basedOn w:val="TableNormal1"/>
    <w:tblPr>
      <w:tblStyleRowBandSize w:val="1"/>
      <w:tblStyleColBandSize w:val="1"/>
      <w:tblCellMar>
        <w:top w:w="15.0" w:type="dxa"/>
        <w:left w:w="15.0" w:type="dxa"/>
        <w:bottom w:w="15.0" w:type="dxa"/>
        <w:right w:w="15.0" w:type="dxa"/>
      </w:tblCellMar>
    </w:tblPr>
  </w:style>
  <w:style w:type="table" w:styleId="3" w:customStyle="1">
    <w:name w:val="3"/>
    <w:basedOn w:val="TableNormal1"/>
    <w:tblPr>
      <w:tblStyleRowBandSize w:val="1"/>
      <w:tblStyleColBandSize w:val="1"/>
      <w:tblCellMar>
        <w:top w:w="15.0" w:type="dxa"/>
        <w:left w:w="15.0" w:type="dxa"/>
        <w:bottom w:w="15.0" w:type="dxa"/>
        <w:right w:w="15.0" w:type="dxa"/>
      </w:tblCellMar>
    </w:tblPr>
  </w:style>
  <w:style w:type="table" w:styleId="2" w:customStyle="1">
    <w:name w:val="2"/>
    <w:basedOn w:val="TableNormal1"/>
    <w:tblPr>
      <w:tblStyleRowBandSize w:val="1"/>
      <w:tblStyleColBandSize w:val="1"/>
      <w:tblCellMar>
        <w:left w:w="115.0" w:type="dxa"/>
        <w:right w:w="115.0" w:type="dxa"/>
      </w:tblCellMar>
    </w:tblPr>
  </w:style>
  <w:style w:type="table" w:styleId="1" w:customStyle="1">
    <w:name w:val="1"/>
    <w:basedOn w:val="TableNormal1"/>
    <w:tblPr>
      <w:tblStyleRowBandSize w:val="1"/>
      <w:tblStyleColBandSize w:val="1"/>
      <w:tblCellMar>
        <w:left w:w="115.0" w:type="dxa"/>
        <w:right w:w="115.0" w:type="dxa"/>
      </w:tblCellMar>
    </w:tblPr>
  </w:style>
  <w:style w:type="table" w:styleId="125" w:customStyle="1">
    <w:name w:val="125"/>
    <w:basedOn w:val="TableNormal1"/>
    <w:tblPr>
      <w:tblStyleRowBandSize w:val="1"/>
      <w:tblStyleColBandSize w:val="1"/>
      <w:tblCellMar>
        <w:left w:w="115.0" w:type="dxa"/>
        <w:right w:w="115.0" w:type="dxa"/>
      </w:tblCellMar>
    </w:tblPr>
  </w:style>
  <w:style w:type="table" w:styleId="124" w:customStyle="1">
    <w:name w:val="124"/>
    <w:basedOn w:val="TableNormal1"/>
    <w:tblPr>
      <w:tblStyleRowBandSize w:val="1"/>
      <w:tblStyleColBandSize w:val="1"/>
      <w:tblCellMar>
        <w:left w:w="115.0" w:type="dxa"/>
        <w:right w:w="115.0" w:type="dxa"/>
      </w:tblCellMar>
    </w:tblPr>
  </w:style>
  <w:style w:type="table" w:styleId="123" w:customStyle="1">
    <w:name w:val="123"/>
    <w:basedOn w:val="TableNormal1"/>
    <w:tblPr>
      <w:tblStyleRowBandSize w:val="1"/>
      <w:tblStyleColBandSize w:val="1"/>
      <w:tblCellMar>
        <w:left w:w="115.0" w:type="dxa"/>
        <w:right w:w="115.0" w:type="dxa"/>
      </w:tblCellMar>
    </w:tblPr>
  </w:style>
  <w:style w:type="table" w:styleId="122" w:customStyle="1">
    <w:name w:val="122"/>
    <w:basedOn w:val="TableNormal1"/>
    <w:tblPr>
      <w:tblStyleRowBandSize w:val="1"/>
      <w:tblStyleColBandSize w:val="1"/>
      <w:tblCellMar>
        <w:left w:w="115.0" w:type="dxa"/>
        <w:right w:w="115.0" w:type="dxa"/>
      </w:tblCellMar>
    </w:tblPr>
  </w:style>
  <w:style w:type="table" w:styleId="121" w:customStyle="1">
    <w:name w:val="121"/>
    <w:basedOn w:val="TableNormal1"/>
    <w:rPr>
      <w:b w:val="1"/>
      <w:sz w:val="24"/>
      <w:szCs w:val="24"/>
    </w:rPr>
    <w:tblPr>
      <w:tblStyleRowBandSize w:val="1"/>
      <w:tblStyleColBandSize w:val="1"/>
      <w:tblCellMar>
        <w:left w:w="115.0" w:type="dxa"/>
        <w:right w:w="115.0" w:type="dxa"/>
      </w:tblCellMar>
    </w:tblPr>
    <w:tcPr>
      <w:shd w:color="auto" w:fill="edf2f8" w:val="clear"/>
    </w:tcPr>
  </w:style>
  <w:style w:type="table" w:styleId="120" w:customStyle="1">
    <w:name w:val="120"/>
    <w:basedOn w:val="TableNormal1"/>
    <w:rPr>
      <w:b w:val="1"/>
      <w:sz w:val="24"/>
      <w:szCs w:val="24"/>
    </w:rPr>
    <w:tblPr>
      <w:tblStyleRowBandSize w:val="1"/>
      <w:tblStyleColBandSize w:val="1"/>
      <w:tblCellMar>
        <w:left w:w="115.0" w:type="dxa"/>
        <w:right w:w="115.0" w:type="dxa"/>
      </w:tblCellMar>
    </w:tblPr>
    <w:tcPr>
      <w:shd w:color="auto" w:fill="edf2f8" w:val="clear"/>
    </w:tcPr>
  </w:style>
  <w:style w:type="table" w:styleId="119" w:customStyle="1">
    <w:name w:val="119"/>
    <w:basedOn w:val="TableNormal1"/>
    <w:rPr>
      <w:b w:val="1"/>
      <w:sz w:val="24"/>
      <w:szCs w:val="24"/>
    </w:rPr>
    <w:tblPr>
      <w:tblStyleRowBandSize w:val="1"/>
      <w:tblStyleColBandSize w:val="1"/>
      <w:tblCellMar>
        <w:left w:w="115.0" w:type="dxa"/>
        <w:right w:w="115.0" w:type="dxa"/>
      </w:tblCellMar>
    </w:tblPr>
    <w:tcPr>
      <w:shd w:color="auto" w:fill="edf2f8" w:val="clear"/>
    </w:tcPr>
  </w:style>
  <w:style w:type="table" w:styleId="118" w:customStyle="1">
    <w:name w:val="118"/>
    <w:basedOn w:val="TableNormal1"/>
    <w:rPr>
      <w:b w:val="1"/>
      <w:sz w:val="24"/>
      <w:szCs w:val="24"/>
    </w:rPr>
    <w:tblPr>
      <w:tblStyleRowBandSize w:val="1"/>
      <w:tblStyleColBandSize w:val="1"/>
      <w:tblCellMar>
        <w:left w:w="115.0" w:type="dxa"/>
        <w:right w:w="115.0" w:type="dxa"/>
      </w:tblCellMar>
    </w:tblPr>
    <w:tcPr>
      <w:shd w:color="auto" w:fill="edf2f8" w:val="clear"/>
    </w:tcPr>
  </w:style>
  <w:style w:type="table" w:styleId="117" w:customStyle="1">
    <w:name w:val="117"/>
    <w:basedOn w:val="TableNormal1"/>
    <w:rPr>
      <w:b w:val="1"/>
      <w:sz w:val="24"/>
      <w:szCs w:val="24"/>
    </w:rPr>
    <w:tblPr>
      <w:tblStyleRowBandSize w:val="1"/>
      <w:tblStyleColBandSize w:val="1"/>
      <w:tblCellMar>
        <w:left w:w="115.0" w:type="dxa"/>
        <w:right w:w="115.0" w:type="dxa"/>
      </w:tblCellMar>
    </w:tblPr>
    <w:tcPr>
      <w:shd w:color="auto" w:fill="edf2f8" w:val="clear"/>
    </w:tcPr>
  </w:style>
  <w:style w:type="table" w:styleId="116" w:customStyle="1">
    <w:name w:val="116"/>
    <w:basedOn w:val="TableNormal1"/>
    <w:rPr>
      <w:b w:val="1"/>
      <w:sz w:val="24"/>
      <w:szCs w:val="24"/>
    </w:rPr>
    <w:tblPr>
      <w:tblStyleRowBandSize w:val="1"/>
      <w:tblStyleColBandSize w:val="1"/>
      <w:tblCellMar>
        <w:left w:w="115.0" w:type="dxa"/>
        <w:right w:w="115.0" w:type="dxa"/>
      </w:tblCellMar>
    </w:tblPr>
    <w:tcPr>
      <w:shd w:color="auto" w:fill="edf2f8" w:val="clear"/>
    </w:tcPr>
  </w:style>
  <w:style w:type="table" w:styleId="115" w:customStyle="1">
    <w:name w:val="115"/>
    <w:basedOn w:val="TableNormal1"/>
    <w:rPr>
      <w:b w:val="1"/>
      <w:sz w:val="24"/>
      <w:szCs w:val="24"/>
    </w:rPr>
    <w:tblPr>
      <w:tblStyleRowBandSize w:val="1"/>
      <w:tblStyleColBandSize w:val="1"/>
      <w:tblCellMar>
        <w:left w:w="115.0" w:type="dxa"/>
        <w:right w:w="115.0" w:type="dxa"/>
      </w:tblCellMar>
    </w:tblPr>
    <w:tcPr>
      <w:shd w:color="auto" w:fill="edf2f8" w:val="clear"/>
    </w:tcPr>
  </w:style>
  <w:style w:type="table" w:styleId="114" w:customStyle="1">
    <w:name w:val="114"/>
    <w:basedOn w:val="TableNormal1"/>
    <w:rPr>
      <w:b w:val="1"/>
      <w:sz w:val="24"/>
      <w:szCs w:val="24"/>
    </w:rPr>
    <w:tblPr>
      <w:tblStyleRowBandSize w:val="1"/>
      <w:tblStyleColBandSize w:val="1"/>
      <w:tblCellMar>
        <w:left w:w="115.0" w:type="dxa"/>
        <w:right w:w="115.0" w:type="dxa"/>
      </w:tblCellMar>
    </w:tblPr>
    <w:tcPr>
      <w:shd w:color="auto" w:fill="edf2f8" w:val="clear"/>
    </w:tcPr>
  </w:style>
  <w:style w:type="table" w:styleId="113" w:customStyle="1">
    <w:name w:val="113"/>
    <w:basedOn w:val="TableNormal1"/>
    <w:rPr>
      <w:b w:val="1"/>
      <w:sz w:val="24"/>
      <w:szCs w:val="24"/>
    </w:rPr>
    <w:tblPr>
      <w:tblStyleRowBandSize w:val="1"/>
      <w:tblStyleColBandSize w:val="1"/>
      <w:tblCellMar>
        <w:left w:w="115.0" w:type="dxa"/>
        <w:right w:w="115.0" w:type="dxa"/>
      </w:tblCellMar>
    </w:tblPr>
    <w:tcPr>
      <w:shd w:color="auto" w:fill="edf2f8" w:val="clear"/>
    </w:tcPr>
  </w:style>
  <w:style w:type="table" w:styleId="112" w:customStyle="1">
    <w:name w:val="112"/>
    <w:basedOn w:val="TableNormal1"/>
    <w:rPr>
      <w:b w:val="1"/>
      <w:sz w:val="24"/>
      <w:szCs w:val="24"/>
    </w:rPr>
    <w:tblPr>
      <w:tblStyleRowBandSize w:val="1"/>
      <w:tblStyleColBandSize w:val="1"/>
      <w:tblCellMar>
        <w:left w:w="115.0" w:type="dxa"/>
        <w:right w:w="115.0" w:type="dxa"/>
      </w:tblCellMar>
    </w:tblPr>
    <w:tcPr>
      <w:shd w:color="auto" w:fill="edf2f8" w:val="clear"/>
    </w:tcPr>
  </w:style>
  <w:style w:type="table" w:styleId="111" w:customStyle="1">
    <w:name w:val="111"/>
    <w:basedOn w:val="TableNormal1"/>
    <w:rPr>
      <w:b w:val="1"/>
      <w:sz w:val="24"/>
      <w:szCs w:val="24"/>
    </w:rPr>
    <w:tblPr>
      <w:tblStyleRowBandSize w:val="1"/>
      <w:tblStyleColBandSize w:val="1"/>
      <w:tblCellMar>
        <w:left w:w="115.0" w:type="dxa"/>
        <w:right w:w="115.0" w:type="dxa"/>
      </w:tblCellMar>
    </w:tblPr>
    <w:tcPr>
      <w:shd w:color="auto" w:fill="edf2f8" w:val="clear"/>
    </w:tcPr>
  </w:style>
  <w:style w:type="table" w:styleId="110" w:customStyle="1">
    <w:name w:val="110"/>
    <w:basedOn w:val="TableNormal1"/>
    <w:rPr>
      <w:b w:val="1"/>
      <w:sz w:val="24"/>
      <w:szCs w:val="24"/>
    </w:rPr>
    <w:tblPr>
      <w:tblStyleRowBandSize w:val="1"/>
      <w:tblStyleColBandSize w:val="1"/>
      <w:tblCellMar>
        <w:left w:w="115.0" w:type="dxa"/>
        <w:right w:w="115.0" w:type="dxa"/>
      </w:tblCellMar>
    </w:tblPr>
    <w:tcPr>
      <w:shd w:color="auto" w:fill="edf2f8" w:val="clear"/>
    </w:tcPr>
  </w:style>
  <w:style w:type="table" w:styleId="109" w:customStyle="1">
    <w:name w:val="109"/>
    <w:basedOn w:val="TableNormal1"/>
    <w:rPr>
      <w:b w:val="1"/>
      <w:sz w:val="24"/>
      <w:szCs w:val="24"/>
    </w:rPr>
    <w:tblPr>
      <w:tblStyleRowBandSize w:val="1"/>
      <w:tblStyleColBandSize w:val="1"/>
      <w:tblCellMar>
        <w:left w:w="115.0" w:type="dxa"/>
        <w:right w:w="115.0" w:type="dxa"/>
      </w:tblCellMar>
    </w:tblPr>
    <w:tcPr>
      <w:shd w:color="auto" w:fill="edf2f8" w:val="clear"/>
    </w:tcPr>
  </w:style>
  <w:style w:type="table" w:styleId="108" w:customStyle="1">
    <w:name w:val="108"/>
    <w:basedOn w:val="TableNormal1"/>
    <w:rPr>
      <w:b w:val="1"/>
      <w:sz w:val="24"/>
      <w:szCs w:val="24"/>
    </w:rPr>
    <w:tblPr>
      <w:tblStyleRowBandSize w:val="1"/>
      <w:tblStyleColBandSize w:val="1"/>
      <w:tblCellMar>
        <w:left w:w="115.0" w:type="dxa"/>
        <w:right w:w="115.0" w:type="dxa"/>
      </w:tblCellMar>
    </w:tblPr>
    <w:tcPr>
      <w:shd w:color="auto" w:fill="edf2f8" w:val="clear"/>
    </w:tcPr>
  </w:style>
  <w:style w:type="table" w:styleId="107" w:customStyle="1">
    <w:name w:val="107"/>
    <w:basedOn w:val="TableNormal1"/>
    <w:rPr>
      <w:b w:val="1"/>
      <w:sz w:val="24"/>
      <w:szCs w:val="24"/>
    </w:rPr>
    <w:tblPr>
      <w:tblStyleRowBandSize w:val="1"/>
      <w:tblStyleColBandSize w:val="1"/>
      <w:tblCellMar>
        <w:left w:w="115.0" w:type="dxa"/>
        <w:right w:w="115.0" w:type="dxa"/>
      </w:tblCellMar>
    </w:tblPr>
    <w:tcPr>
      <w:shd w:color="auto" w:fill="edf2f8" w:val="clear"/>
    </w:tcPr>
  </w:style>
  <w:style w:type="table" w:styleId="106" w:customStyle="1">
    <w:name w:val="106"/>
    <w:basedOn w:val="TableNormal1"/>
    <w:rPr>
      <w:b w:val="1"/>
      <w:sz w:val="24"/>
      <w:szCs w:val="24"/>
    </w:rPr>
    <w:tblPr>
      <w:tblStyleRowBandSize w:val="1"/>
      <w:tblStyleColBandSize w:val="1"/>
      <w:tblCellMar>
        <w:left w:w="115.0" w:type="dxa"/>
        <w:right w:w="115.0" w:type="dxa"/>
      </w:tblCellMar>
    </w:tblPr>
    <w:tcPr>
      <w:shd w:color="auto" w:fill="edf2f8" w:val="clear"/>
    </w:tcPr>
  </w:style>
  <w:style w:type="table" w:styleId="105" w:customStyle="1">
    <w:name w:val="105"/>
    <w:basedOn w:val="TableNormal1"/>
    <w:rPr>
      <w:b w:val="1"/>
      <w:sz w:val="24"/>
      <w:szCs w:val="24"/>
    </w:rPr>
    <w:tblPr>
      <w:tblStyleRowBandSize w:val="1"/>
      <w:tblStyleColBandSize w:val="1"/>
      <w:tblCellMar>
        <w:left w:w="115.0" w:type="dxa"/>
        <w:right w:w="115.0" w:type="dxa"/>
      </w:tblCellMar>
    </w:tblPr>
    <w:tcPr>
      <w:shd w:color="auto" w:fill="edf2f8" w:val="clear"/>
    </w:tcPr>
  </w:style>
  <w:style w:type="table" w:styleId="104" w:customStyle="1">
    <w:name w:val="104"/>
    <w:basedOn w:val="TableNormal1"/>
    <w:rPr>
      <w:b w:val="1"/>
      <w:sz w:val="24"/>
      <w:szCs w:val="24"/>
    </w:rPr>
    <w:tblPr>
      <w:tblStyleRowBandSize w:val="1"/>
      <w:tblStyleColBandSize w:val="1"/>
      <w:tblCellMar>
        <w:left w:w="115.0" w:type="dxa"/>
        <w:right w:w="115.0" w:type="dxa"/>
      </w:tblCellMar>
    </w:tblPr>
    <w:tcPr>
      <w:shd w:color="auto" w:fill="edf2f8" w:val="clear"/>
    </w:tcPr>
  </w:style>
  <w:style w:type="table" w:styleId="103" w:customStyle="1">
    <w:name w:val="103"/>
    <w:basedOn w:val="TableNormal1"/>
    <w:rPr>
      <w:b w:val="1"/>
      <w:sz w:val="24"/>
      <w:szCs w:val="24"/>
    </w:rPr>
    <w:tblPr>
      <w:tblStyleRowBandSize w:val="1"/>
      <w:tblStyleColBandSize w:val="1"/>
      <w:tblCellMar>
        <w:left w:w="115.0" w:type="dxa"/>
        <w:right w:w="115.0" w:type="dxa"/>
      </w:tblCellMar>
    </w:tblPr>
    <w:tcPr>
      <w:shd w:color="auto" w:fill="edf2f8" w:val="clear"/>
    </w:tcPr>
  </w:style>
  <w:style w:type="table" w:styleId="102" w:customStyle="1">
    <w:name w:val="102"/>
    <w:basedOn w:val="TableNormal1"/>
    <w:rPr>
      <w:b w:val="1"/>
      <w:sz w:val="24"/>
      <w:szCs w:val="24"/>
    </w:rPr>
    <w:tblPr>
      <w:tblStyleRowBandSize w:val="1"/>
      <w:tblStyleColBandSize w:val="1"/>
      <w:tblCellMar>
        <w:left w:w="115.0" w:type="dxa"/>
        <w:right w:w="115.0" w:type="dxa"/>
      </w:tblCellMar>
    </w:tblPr>
    <w:tcPr>
      <w:shd w:color="auto" w:fill="edf2f8" w:val="clear"/>
    </w:tcPr>
  </w:style>
  <w:style w:type="table" w:styleId="101" w:customStyle="1">
    <w:name w:val="101"/>
    <w:basedOn w:val="TableNormal1"/>
    <w:rPr>
      <w:b w:val="1"/>
      <w:sz w:val="24"/>
      <w:szCs w:val="24"/>
    </w:rPr>
    <w:tblPr>
      <w:tblStyleRowBandSize w:val="1"/>
      <w:tblStyleColBandSize w:val="1"/>
      <w:tblCellMar>
        <w:left w:w="115.0" w:type="dxa"/>
        <w:right w:w="115.0" w:type="dxa"/>
      </w:tblCellMar>
    </w:tblPr>
    <w:tcPr>
      <w:shd w:color="auto" w:fill="edf2f8" w:val="clear"/>
    </w:tcPr>
  </w:style>
  <w:style w:type="table" w:styleId="100" w:customStyle="1">
    <w:name w:val="100"/>
    <w:basedOn w:val="TableNormal1"/>
    <w:rPr>
      <w:b w:val="1"/>
      <w:sz w:val="24"/>
      <w:szCs w:val="24"/>
    </w:rPr>
    <w:tblPr>
      <w:tblStyleRowBandSize w:val="1"/>
      <w:tblStyleColBandSize w:val="1"/>
      <w:tblCellMar>
        <w:left w:w="115.0" w:type="dxa"/>
        <w:right w:w="115.0" w:type="dxa"/>
      </w:tblCellMar>
    </w:tblPr>
    <w:tcPr>
      <w:shd w:color="auto" w:fill="edf2f8" w:val="clear"/>
    </w:tcPr>
  </w:style>
  <w:style w:type="table" w:styleId="99" w:customStyle="1">
    <w:name w:val="99"/>
    <w:basedOn w:val="TableNormal1"/>
    <w:tblPr>
      <w:tblStyleRowBandSize w:val="1"/>
      <w:tblStyleColBandSize w:val="1"/>
      <w:tblCellMar>
        <w:top w:w="15.0" w:type="dxa"/>
        <w:left w:w="15.0" w:type="dxa"/>
        <w:bottom w:w="15.0" w:type="dxa"/>
        <w:right w:w="15.0" w:type="dxa"/>
      </w:tblCellMar>
    </w:tblPr>
  </w:style>
  <w:style w:type="table" w:styleId="98" w:customStyle="1">
    <w:name w:val="98"/>
    <w:basedOn w:val="TableNormal1"/>
    <w:tblPr>
      <w:tblStyleRowBandSize w:val="1"/>
      <w:tblStyleColBandSize w:val="1"/>
      <w:tblCellMar>
        <w:top w:w="15.0" w:type="dxa"/>
        <w:left w:w="15.0" w:type="dxa"/>
        <w:bottom w:w="15.0" w:type="dxa"/>
        <w:right w:w="15.0" w:type="dxa"/>
      </w:tblCellMar>
    </w:tblPr>
  </w:style>
  <w:style w:type="table" w:styleId="97" w:customStyle="1">
    <w:name w:val="97"/>
    <w:basedOn w:val="TableNormal1"/>
    <w:tblPr>
      <w:tblStyleRowBandSize w:val="1"/>
      <w:tblStyleColBandSize w:val="1"/>
      <w:tblCellMar>
        <w:left w:w="115.0" w:type="dxa"/>
        <w:right w:w="115.0" w:type="dxa"/>
      </w:tblCellMar>
    </w:tblPr>
  </w:style>
  <w:style w:type="table" w:styleId="96" w:customStyle="1">
    <w:name w:val="96"/>
    <w:basedOn w:val="TableNormal1"/>
    <w:tblPr>
      <w:tblStyleRowBandSize w:val="1"/>
      <w:tblStyleColBandSize w:val="1"/>
      <w:tblCellMar>
        <w:left w:w="115.0" w:type="dxa"/>
        <w:right w:w="115.0" w:type="dxa"/>
      </w:tblCellMar>
    </w:tblPr>
  </w:style>
  <w:style w:type="table" w:styleId="95" w:customStyle="1">
    <w:name w:val="95"/>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94" w:customStyle="1">
    <w:name w:val="94"/>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93" w:customStyle="1">
    <w:name w:val="93"/>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92" w:customStyle="1">
    <w:name w:val="92"/>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91" w:customStyle="1">
    <w:name w:val="9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90" w:customStyle="1">
    <w:name w:val="90"/>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89" w:customStyle="1">
    <w:name w:val="89"/>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88" w:customStyle="1">
    <w:name w:val="88"/>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87" w:customStyle="1">
    <w:name w:val="87"/>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86" w:customStyle="1">
    <w:name w:val="86"/>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85" w:customStyle="1">
    <w:name w:val="85"/>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84" w:customStyle="1">
    <w:name w:val="84"/>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83" w:customStyle="1">
    <w:name w:val="83"/>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82" w:customStyle="1">
    <w:name w:val="82"/>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81" w:customStyle="1">
    <w:name w:val="8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80" w:customStyle="1">
    <w:name w:val="80"/>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9" w:customStyle="1">
    <w:name w:val="79"/>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8" w:customStyle="1">
    <w:name w:val="78"/>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7" w:customStyle="1">
    <w:name w:val="77"/>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6" w:customStyle="1">
    <w:name w:val="76"/>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5" w:customStyle="1">
    <w:name w:val="75"/>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4" w:customStyle="1">
    <w:name w:val="74"/>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3" w:customStyle="1">
    <w:name w:val="73"/>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2" w:customStyle="1">
    <w:name w:val="72"/>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1" w:customStyle="1">
    <w:name w:val="7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0" w:customStyle="1">
    <w:name w:val="70"/>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9" w:customStyle="1">
    <w:name w:val="69"/>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8" w:customStyle="1">
    <w:name w:val="68"/>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7" w:customStyle="1">
    <w:name w:val="67"/>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6" w:customStyle="1">
    <w:name w:val="66"/>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paragraph" w:styleId="Textocomentario">
    <w:name w:val="annotation text"/>
    <w:basedOn w:val="Normal"/>
    <w:link w:val="TextocomentarioCar"/>
    <w:uiPriority w:val="99"/>
    <w:unhideWhenUsed w:val="1"/>
    <w:qFormat w:val="1"/>
    <w:pPr>
      <w:spacing w:line="240" w:lineRule="auto"/>
    </w:pPr>
    <w:rPr>
      <w:sz w:val="20"/>
      <w:szCs w:val="20"/>
    </w:rPr>
  </w:style>
  <w:style w:type="character" w:styleId="TextocomentarioCar" w:customStyle="1">
    <w:name w:val="Texto comentario Car"/>
    <w:basedOn w:val="Fuentedeprrafopredeter"/>
    <w:link w:val="Textocomentario"/>
    <w:uiPriority w:val="99"/>
    <w:qFormat w:val="1"/>
    <w:rPr>
      <w:sz w:val="20"/>
      <w:szCs w:val="20"/>
    </w:rPr>
  </w:style>
  <w:style w:type="character" w:styleId="Refdecomentario">
    <w:name w:val="annotation reference"/>
    <w:basedOn w:val="Fuentedeprrafopredeter"/>
    <w:uiPriority w:val="99"/>
    <w:semiHidden w:val="1"/>
    <w:unhideWhenUsed w:val="1"/>
    <w:rPr>
      <w:sz w:val="16"/>
      <w:szCs w:val="16"/>
    </w:rPr>
  </w:style>
  <w:style w:type="character" w:styleId="Mencinsinresolver2" w:customStyle="1">
    <w:name w:val="Mención sin resolver2"/>
    <w:basedOn w:val="Fuentedeprrafopredeter"/>
    <w:uiPriority w:val="99"/>
    <w:semiHidden w:val="1"/>
    <w:unhideWhenUsed w:val="1"/>
    <w:rsid w:val="00065B32"/>
    <w:rPr>
      <w:color w:val="605e5c"/>
      <w:shd w:color="auto" w:fill="e1dfdd" w:val="clear"/>
    </w:rPr>
  </w:style>
  <w:style w:type="paragraph" w:styleId="Asuntodelcomentario">
    <w:name w:val="annotation subject"/>
    <w:basedOn w:val="Textocomentario"/>
    <w:next w:val="Textocomentario"/>
    <w:link w:val="AsuntodelcomentarioCar"/>
    <w:uiPriority w:val="99"/>
    <w:semiHidden w:val="1"/>
    <w:unhideWhenUsed w:val="1"/>
    <w:rsid w:val="0005356F"/>
    <w:rPr>
      <w:b w:val="1"/>
      <w:bCs w:val="1"/>
    </w:rPr>
  </w:style>
  <w:style w:type="character" w:styleId="AsuntodelcomentarioCar" w:customStyle="1">
    <w:name w:val="Asunto del comentario Car"/>
    <w:basedOn w:val="TextocomentarioCar"/>
    <w:link w:val="Asuntodelcomentario"/>
    <w:uiPriority w:val="99"/>
    <w:semiHidden w:val="1"/>
    <w:rsid w:val="0005356F"/>
    <w:rPr>
      <w:b w:val="1"/>
      <w:bCs w:val="1"/>
      <w:sz w:val="20"/>
      <w:szCs w:val="20"/>
    </w:rPr>
  </w:style>
  <w:style w:type="character" w:styleId="UnresolvedMention" w:customStyle="1">
    <w:name w:val="Unresolved Mention"/>
    <w:basedOn w:val="Fuentedeprrafopredeter"/>
    <w:uiPriority w:val="99"/>
    <w:semiHidden w:val="1"/>
    <w:unhideWhenUsed w:val="1"/>
    <w:rsid w:val="00962EE7"/>
    <w:rPr>
      <w:color w:val="605e5c"/>
      <w:shd w:color="auto" w:fill="e1dfdd" w:val="clear"/>
    </w:rPr>
  </w:style>
  <w:style w:type="paragraph" w:styleId="Sinespaciado">
    <w:name w:val="No Spacing"/>
    <w:uiPriority w:val="1"/>
    <w:qFormat w:val="1"/>
    <w:rsid w:val="002C63A9"/>
    <w:pPr>
      <w:spacing w:line="240" w:lineRule="auto"/>
    </w:pPr>
  </w:style>
  <w:style w:type="table" w:styleId="65" w:customStyle="1">
    <w:name w:val="65"/>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4" w:customStyle="1">
    <w:name w:val="64"/>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3" w:customStyle="1">
    <w:name w:val="63"/>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2" w:customStyle="1">
    <w:name w:val="62"/>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1" w:customStyle="1">
    <w:name w:val="61"/>
    <w:basedOn w:val="TableNormal3"/>
    <w:tblPr>
      <w:tblStyleRowBandSize w:val="1"/>
      <w:tblStyleColBandSize w:val="1"/>
      <w:tblCellMar>
        <w:left w:w="115.0" w:type="dxa"/>
        <w:right w:w="115.0" w:type="dxa"/>
      </w:tblCellMar>
    </w:tblPr>
  </w:style>
  <w:style w:type="table" w:styleId="60" w:customStyle="1">
    <w:name w:val="60"/>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9" w:customStyle="1">
    <w:name w:val="59"/>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8" w:customStyle="1">
    <w:name w:val="58"/>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7" w:customStyle="1">
    <w:name w:val="57"/>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6" w:customStyle="1">
    <w:name w:val="56"/>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5" w:customStyle="1">
    <w:name w:val="55"/>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4" w:customStyle="1">
    <w:name w:val="54"/>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3" w:customStyle="1">
    <w:name w:val="53"/>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2" w:customStyle="1">
    <w:name w:val="52"/>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1" w:customStyle="1">
    <w:name w:val="5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0" w:customStyle="1">
    <w:name w:val="50"/>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9" w:customStyle="1">
    <w:name w:val="49"/>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8" w:customStyle="1">
    <w:name w:val="48"/>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Textoennegrita">
    <w:name w:val="Strong"/>
    <w:basedOn w:val="Fuentedeprrafopredeter"/>
    <w:uiPriority w:val="22"/>
    <w:qFormat w:val="1"/>
    <w:rsid w:val="004D5D8E"/>
    <w:rPr>
      <w:b w:val="1"/>
      <w:bCs w:val="1"/>
    </w:rPr>
  </w:style>
  <w:style w:type="table" w:styleId="47" w:customStyle="1">
    <w:name w:val="47"/>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6" w:customStyle="1">
    <w:name w:val="46"/>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5" w:customStyle="1">
    <w:name w:val="45"/>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4" w:customStyle="1">
    <w:name w:val="44"/>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3" w:customStyle="1">
    <w:name w:val="43"/>
    <w:basedOn w:val="TableNormal5"/>
    <w:rPr>
      <w:b w:val="1"/>
      <w:sz w:val="24"/>
      <w:szCs w:val="24"/>
    </w:rPr>
    <w:tblPr>
      <w:tblStyleRowBandSize w:val="1"/>
      <w:tblStyleColBandSize w:val="1"/>
      <w:tblCellMar>
        <w:left w:w="115.0" w:type="dxa"/>
        <w:right w:w="115.0" w:type="dxa"/>
      </w:tblCellMar>
    </w:tblPr>
    <w:tcPr>
      <w:shd w:color="auto" w:fill="edf2f8" w:val="clear"/>
    </w:tcPr>
  </w:style>
  <w:style w:type="table" w:styleId="42" w:customStyle="1">
    <w:name w:val="42"/>
    <w:basedOn w:val="TableNormal5"/>
    <w:rPr>
      <w:b w:val="1"/>
      <w:sz w:val="24"/>
      <w:szCs w:val="24"/>
    </w:rPr>
    <w:tblPr>
      <w:tblStyleRowBandSize w:val="1"/>
      <w:tblStyleColBandSize w:val="1"/>
      <w:tblCellMar>
        <w:left w:w="115.0" w:type="dxa"/>
        <w:right w:w="115.0" w:type="dxa"/>
      </w:tblCellMar>
    </w:tblPr>
    <w:tcPr>
      <w:shd w:color="auto" w:fill="edf2f8" w:val="clear"/>
    </w:tcPr>
  </w:style>
  <w:style w:type="table" w:styleId="41" w:customStyle="1">
    <w:name w:val="41"/>
    <w:basedOn w:val="TableNormal5"/>
    <w:rPr>
      <w:b w:val="1"/>
      <w:sz w:val="24"/>
      <w:szCs w:val="24"/>
    </w:rPr>
    <w:tblPr>
      <w:tblStyleRowBandSize w:val="1"/>
      <w:tblStyleColBandSize w:val="1"/>
      <w:tblCellMar>
        <w:left w:w="115.0" w:type="dxa"/>
        <w:right w:w="115.0" w:type="dxa"/>
      </w:tblCellMar>
    </w:tblPr>
    <w:tcPr>
      <w:shd w:color="auto" w:fill="edf2f8" w:val="clear"/>
    </w:tcPr>
  </w:style>
  <w:style w:type="table" w:styleId="40" w:customStyle="1">
    <w:name w:val="40"/>
    <w:basedOn w:val="TableNormal5"/>
    <w:rPr>
      <w:b w:val="1"/>
      <w:sz w:val="24"/>
      <w:szCs w:val="24"/>
    </w:rPr>
    <w:tblPr>
      <w:tblStyleRowBandSize w:val="1"/>
      <w:tblStyleColBandSize w:val="1"/>
      <w:tblCellMar>
        <w:left w:w="115.0" w:type="dxa"/>
        <w:right w:w="115.0" w:type="dxa"/>
      </w:tblCellMar>
    </w:tblPr>
    <w:tcPr>
      <w:shd w:color="auto" w:fill="edf2f8" w:val="clear"/>
    </w:tcPr>
  </w:style>
  <w:style w:type="table" w:styleId="39" w:customStyle="1">
    <w:name w:val="39"/>
    <w:basedOn w:val="TableNormal5"/>
    <w:rPr>
      <w:b w:val="1"/>
      <w:sz w:val="24"/>
      <w:szCs w:val="24"/>
    </w:rPr>
    <w:tblPr>
      <w:tblStyleRowBandSize w:val="1"/>
      <w:tblStyleColBandSize w:val="1"/>
      <w:tblCellMar>
        <w:left w:w="115.0" w:type="dxa"/>
        <w:right w:w="115.0" w:type="dxa"/>
      </w:tblCellMar>
    </w:tblPr>
    <w:tcPr>
      <w:shd w:color="auto" w:fill="edf2f8" w:val="clear"/>
    </w:tcPr>
  </w:style>
  <w:style w:type="table" w:styleId="38" w:customStyle="1">
    <w:name w:val="38"/>
    <w:basedOn w:val="TableNormal5"/>
    <w:rPr>
      <w:b w:val="1"/>
      <w:sz w:val="24"/>
      <w:szCs w:val="24"/>
    </w:rPr>
    <w:tblPr>
      <w:tblStyleRowBandSize w:val="1"/>
      <w:tblStyleColBandSize w:val="1"/>
      <w:tblCellMar>
        <w:left w:w="115.0" w:type="dxa"/>
        <w:right w:w="115.0" w:type="dxa"/>
      </w:tblCellMar>
    </w:tblPr>
    <w:tcPr>
      <w:shd w:color="auto" w:fill="edf2f8" w:val="clear"/>
    </w:tcPr>
  </w:style>
  <w:style w:type="table" w:styleId="37" w:customStyle="1">
    <w:name w:val="37"/>
    <w:basedOn w:val="TableNormal5"/>
    <w:rPr>
      <w:b w:val="1"/>
      <w:sz w:val="24"/>
      <w:szCs w:val="24"/>
    </w:rPr>
    <w:tblPr>
      <w:tblStyleRowBandSize w:val="1"/>
      <w:tblStyleColBandSize w:val="1"/>
      <w:tblCellMar>
        <w:left w:w="115.0" w:type="dxa"/>
        <w:right w:w="115.0" w:type="dxa"/>
      </w:tblCellMar>
    </w:tblPr>
    <w:tcPr>
      <w:shd w:color="auto" w:fill="edf2f8" w:val="clear"/>
    </w:tcPr>
  </w:style>
  <w:style w:type="table" w:styleId="36" w:customStyle="1">
    <w:name w:val="36"/>
    <w:basedOn w:val="TableNormal5"/>
    <w:rPr>
      <w:b w:val="1"/>
      <w:sz w:val="24"/>
      <w:szCs w:val="24"/>
    </w:rPr>
    <w:tblPr>
      <w:tblStyleRowBandSize w:val="1"/>
      <w:tblStyleColBandSize w:val="1"/>
      <w:tblCellMar>
        <w:left w:w="115.0" w:type="dxa"/>
        <w:right w:w="115.0" w:type="dxa"/>
      </w:tblCellMar>
    </w:tblPr>
    <w:tcPr>
      <w:shd w:color="auto" w:fill="edf2f8" w:val="clear"/>
    </w:tcPr>
  </w:style>
  <w:style w:type="table" w:styleId="35" w:customStyle="1">
    <w:name w:val="35"/>
    <w:basedOn w:val="TableNormal5"/>
    <w:rPr>
      <w:b w:val="1"/>
      <w:sz w:val="24"/>
      <w:szCs w:val="24"/>
    </w:rPr>
    <w:tblPr>
      <w:tblStyleRowBandSize w:val="1"/>
      <w:tblStyleColBandSize w:val="1"/>
      <w:tblCellMar>
        <w:left w:w="115.0" w:type="dxa"/>
        <w:right w:w="115.0" w:type="dxa"/>
      </w:tblCellMar>
    </w:tblPr>
    <w:tcPr>
      <w:shd w:color="auto" w:fill="edf2f8" w:val="clear"/>
    </w:tcPr>
  </w:style>
  <w:style w:type="table" w:styleId="34" w:customStyle="1">
    <w:name w:val="34"/>
    <w:basedOn w:val="TableNormal5"/>
    <w:rPr>
      <w:b w:val="1"/>
      <w:sz w:val="24"/>
      <w:szCs w:val="24"/>
    </w:rPr>
    <w:tblPr>
      <w:tblStyleRowBandSize w:val="1"/>
      <w:tblStyleColBandSize w:val="1"/>
      <w:tblCellMar>
        <w:left w:w="115.0" w:type="dxa"/>
        <w:right w:w="115.0" w:type="dxa"/>
      </w:tblCellMar>
    </w:tblPr>
    <w:tcPr>
      <w:shd w:color="auto" w:fill="edf2f8" w:val="clear"/>
    </w:tcPr>
  </w:style>
  <w:style w:type="table" w:styleId="33" w:customStyle="1">
    <w:name w:val="33"/>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2" w:customStyle="1">
    <w:name w:val="32"/>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1" w:customStyle="1">
    <w:name w:val="3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0" w:customStyle="1">
    <w:name w:val="30"/>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9" w:customStyle="1">
    <w:name w:val="29"/>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8" w:customStyle="1">
    <w:name w:val="28"/>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7" w:customStyle="1">
    <w:name w:val="27"/>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6" w:customStyle="1">
    <w:name w:val="26"/>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5" w:customStyle="1">
    <w:name w:val="25"/>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4" w:customStyle="1">
    <w:name w:val="24"/>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3" w:customStyle="1">
    <w:name w:val="23"/>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2" w:customStyle="1">
    <w:name w:val="22"/>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1" w:customStyle="1">
    <w:name w:val="21"/>
    <w:basedOn w:val="TableNormal6"/>
    <w:rPr>
      <w:b w:val="1"/>
      <w:sz w:val="24"/>
      <w:szCs w:val="24"/>
    </w:rPr>
    <w:tblPr>
      <w:tblStyleRowBandSize w:val="1"/>
      <w:tblStyleColBandSize w:val="1"/>
      <w:tblCellMar>
        <w:left w:w="115.0" w:type="dxa"/>
        <w:right w:w="115.0" w:type="dxa"/>
      </w:tblCellMar>
    </w:tblPr>
    <w:tcPr>
      <w:shd w:color="auto" w:fill="edf2f8" w:val="clear"/>
    </w:tcPr>
  </w:style>
  <w:style w:type="table" w:styleId="20" w:customStyle="1">
    <w:name w:val="20"/>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9" w:customStyle="1">
    <w:name w:val="19"/>
    <w:basedOn w:val="TableNormal6"/>
    <w:rPr>
      <w:b w:val="1"/>
      <w:sz w:val="24"/>
      <w:szCs w:val="24"/>
    </w:rPr>
    <w:tblPr>
      <w:tblStyleRowBandSize w:val="1"/>
      <w:tblStyleColBandSize w:val="1"/>
      <w:tblCellMar>
        <w:left w:w="115.0" w:type="dxa"/>
        <w:right w:w="115.0" w:type="dxa"/>
      </w:tblCellMar>
    </w:tblPr>
    <w:tcPr>
      <w:shd w:color="auto" w:fill="edf2f8" w:val="clear"/>
    </w:tcPr>
  </w:style>
  <w:style w:type="table" w:styleId="18" w:customStyle="1">
    <w:name w:val="18"/>
    <w:basedOn w:val="TableNormal6"/>
    <w:rPr>
      <w:b w:val="1"/>
      <w:sz w:val="24"/>
      <w:szCs w:val="24"/>
    </w:rPr>
    <w:tblPr>
      <w:tblStyleRowBandSize w:val="1"/>
      <w:tblStyleColBandSize w:val="1"/>
      <w:tblCellMar>
        <w:left w:w="115.0" w:type="dxa"/>
        <w:right w:w="115.0" w:type="dxa"/>
      </w:tblCellMar>
    </w:tblPr>
    <w:tcPr>
      <w:shd w:color="auto" w:fill="edf2f8" w:val="clear"/>
    </w:tcPr>
  </w:style>
  <w:style w:type="table" w:styleId="17" w:customStyle="1">
    <w:name w:val="17"/>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6" w:customStyle="1">
    <w:name w:val="16"/>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5" w:customStyle="1">
    <w:name w:val="15"/>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4" w:customStyle="1">
    <w:name w:val="14"/>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3" w:customStyle="1">
    <w:name w:val="13"/>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parapharased-span" w:customStyle="1">
    <w:name w:val="parapharased-span"/>
    <w:basedOn w:val="Fuentedeprrafopredeter"/>
    <w:rsid w:val="00F84FE4"/>
  </w:style>
  <w:style w:type="table" w:styleId="a"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0"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1"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2"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0"/>
    <w:tblPr>
      <w:tblStyleRowBandSize w:val="1"/>
      <w:tblStyleColBandSize w:val="1"/>
      <w:tblCellMar>
        <w:left w:w="115.0" w:type="dxa"/>
        <w:right w:w="115.0" w:type="dxa"/>
      </w:tblCellMar>
    </w:tblPr>
  </w:style>
  <w:style w:type="table" w:styleId="a4" w:customStyle="1">
    <w:basedOn w:val="TableNormal0"/>
    <w:tblPr>
      <w:tblStyleRowBandSize w:val="1"/>
      <w:tblStyleColBandSize w:val="1"/>
      <w:tblCellMar>
        <w:left w:w="115.0" w:type="dxa"/>
        <w:right w:w="115.0" w:type="dxa"/>
      </w:tblCellMar>
    </w:tblPr>
  </w:style>
  <w:style w:type="table" w:styleId="a5"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7"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com/watch?v=sfkgNgU44vo" TargetMode="External"/><Relationship Id="rId42" Type="http://schemas.openxmlformats.org/officeDocument/2006/relationships/hyperlink" Target="https://www.youtube.com/watch?v=BwM_CenfDZI" TargetMode="External"/><Relationship Id="rId41" Type="http://schemas.openxmlformats.org/officeDocument/2006/relationships/hyperlink" Target="https://www.youtube.com/watch?v=BwM_CenfDZI" TargetMode="External"/><Relationship Id="rId44" Type="http://schemas.openxmlformats.org/officeDocument/2006/relationships/hyperlink" Target="https://www.youtube.com/watch?v=H6NBPgWoFtw" TargetMode="External"/><Relationship Id="rId43" Type="http://schemas.openxmlformats.org/officeDocument/2006/relationships/hyperlink" Target="https://www.youtube.com/watch?v=H6NBPgWoFtw" TargetMode="External"/><Relationship Id="rId46" Type="http://schemas.openxmlformats.org/officeDocument/2006/relationships/hyperlink" Target="https://www.zendesk.com.mx/blog/importancia-de-la-fidelizacion-de-clientes/" TargetMode="External"/><Relationship Id="rId45" Type="http://schemas.openxmlformats.org/officeDocument/2006/relationships/hyperlink" Target="https://www.shopify.com.mx/blog/17011080-lo-que-debes-saber-sobre-el-servicio-post-venta" TargetMode="External"/><Relationship Id="rId1" Type="http://schemas.openxmlformats.org/officeDocument/2006/relationships/image" Target="media/image1.jpg"/><Relationship Id="rId2" Type="http://schemas.openxmlformats.org/officeDocument/2006/relationships/image" Target="media/image2.png"/><Relationship Id="rId3" Type="http://schemas.openxmlformats.org/officeDocument/2006/relationships/theme" Target="theme/theme1.xml"/><Relationship Id="rId4" Type="http://schemas.openxmlformats.org/officeDocument/2006/relationships/comments" Target="comments.xml"/><Relationship Id="rId9" Type="http://schemas.openxmlformats.org/officeDocument/2006/relationships/customXml" Target="../customXML/item1.xml"/><Relationship Id="rId48" Type="http://schemas.openxmlformats.org/officeDocument/2006/relationships/hyperlink" Target="https://www.ceupe.com/blog/calidad-de-datos.html?msclkid=127517afb5b311eca902e195d4dc88dd" TargetMode="External"/><Relationship Id="rId47" Type="http://schemas.openxmlformats.org/officeDocument/2006/relationships/hyperlink" Target="https://www.zendesk.com.mx/blog/evaluacion-fuerza-de-ventas/" TargetMode="External"/><Relationship Id="rId49" Type="http://schemas.openxmlformats.org/officeDocument/2006/relationships/hyperlink" Target="https://gevert.com/2022/01/13/seguimiento-y-fidelizacion-de-clientes-b2b/" TargetMode="External"/><Relationship Id="rId5" Type="http://schemas.openxmlformats.org/officeDocument/2006/relationships/settings" Target="settings.xml"/><Relationship Id="rId6" Type="http://schemas.openxmlformats.org/officeDocument/2006/relationships/fontTable" Target="fontTable.xml"/><Relationship Id="rId7" Type="http://schemas.openxmlformats.org/officeDocument/2006/relationships/numbering" Target="numbering.xml"/><Relationship Id="rId8" Type="http://schemas.openxmlformats.org/officeDocument/2006/relationships/styles" Target="styles.xml"/><Relationship Id="rId31" Type="http://schemas.openxmlformats.org/officeDocument/2006/relationships/image" Target="media/image4.png"/><Relationship Id="rId30" Type="http://schemas.openxmlformats.org/officeDocument/2006/relationships/image" Target="media/image12.png"/><Relationship Id="rId33" Type="http://schemas.openxmlformats.org/officeDocument/2006/relationships/image" Target="media/image7.png"/><Relationship Id="rId32" Type="http://schemas.openxmlformats.org/officeDocument/2006/relationships/image" Target="media/image13.png"/><Relationship Id="rId35" Type="http://schemas.openxmlformats.org/officeDocument/2006/relationships/image" Target="media/image10.png"/><Relationship Id="rId34" Type="http://schemas.openxmlformats.org/officeDocument/2006/relationships/image" Target="media/image14.png"/><Relationship Id="rId37" Type="http://schemas.openxmlformats.org/officeDocument/2006/relationships/image" Target="media/image16.png"/><Relationship Id="rId36" Type="http://schemas.openxmlformats.org/officeDocument/2006/relationships/image" Target="media/image15.png"/><Relationship Id="rId39" Type="http://schemas.openxmlformats.org/officeDocument/2006/relationships/hyperlink" Target="https://www.youtube.com/watch?v=sfkgNgU44vo" TargetMode="External"/><Relationship Id="rId38" Type="http://schemas.openxmlformats.org/officeDocument/2006/relationships/image" Target="media/image9.png"/><Relationship Id="rId20" Type="http://schemas.openxmlformats.org/officeDocument/2006/relationships/image" Target="media/image21.png"/><Relationship Id="rId22" Type="http://schemas.openxmlformats.org/officeDocument/2006/relationships/image" Target="media/image17.png"/><Relationship Id="rId21" Type="http://schemas.openxmlformats.org/officeDocument/2006/relationships/image" Target="media/image18.png"/><Relationship Id="rId24" Type="http://schemas.openxmlformats.org/officeDocument/2006/relationships/image" Target="media/image24.png"/><Relationship Id="rId23" Type="http://schemas.openxmlformats.org/officeDocument/2006/relationships/image" Target="media/image31.png"/><Relationship Id="rId26" Type="http://schemas.openxmlformats.org/officeDocument/2006/relationships/image" Target="media/image27.png"/><Relationship Id="rId25" Type="http://schemas.openxmlformats.org/officeDocument/2006/relationships/image" Target="media/image26.png"/><Relationship Id="rId28" Type="http://schemas.openxmlformats.org/officeDocument/2006/relationships/image" Target="media/image29.png"/><Relationship Id="rId27" Type="http://schemas.openxmlformats.org/officeDocument/2006/relationships/image" Target="media/image3.png"/><Relationship Id="rId29" Type="http://schemas.openxmlformats.org/officeDocument/2006/relationships/image" Target="media/image11.png"/><Relationship Id="rId51" Type="http://schemas.openxmlformats.org/officeDocument/2006/relationships/hyperlink" Target="https://economipedia.com/definiciones/recoleccion-de-datos.html" TargetMode="External"/><Relationship Id="rId50" Type="http://schemas.openxmlformats.org/officeDocument/2006/relationships/hyperlink" Target="https://www.linkportnet.com/blog/seguimiento-al-cliente/" TargetMode="External"/><Relationship Id="rId53" Type="http://schemas.openxmlformats.org/officeDocument/2006/relationships/hyperlink" Target="https://debmedia.com/blog/fidelizacion-de-clientes/" TargetMode="External"/><Relationship Id="rId52" Type="http://schemas.openxmlformats.org/officeDocument/2006/relationships/hyperlink" Target="https://www.rdstation.com/es/blog/fidelizacion-del-cliente/" TargetMode="External"/><Relationship Id="rId11" Type="http://schemas.openxmlformats.org/officeDocument/2006/relationships/image" Target="media/image25.png"/><Relationship Id="rId55" Type="http://schemas.openxmlformats.org/officeDocument/2006/relationships/header" Target="header1.xml"/><Relationship Id="rId10" Type="http://schemas.microsoft.com/office/2011/relationships/commentsExtended" Target="commentsExtended.xml"/><Relationship Id="rId54" Type="http://schemas.openxmlformats.org/officeDocument/2006/relationships/hyperlink" Target="https://www.questionpro.com/blog/es/retroalimentacion-del-cliente-para-impulsar-un-negocio/" TargetMode="External"/><Relationship Id="rId13" Type="http://schemas.openxmlformats.org/officeDocument/2006/relationships/image" Target="media/image5.jpg"/><Relationship Id="rId12" Type="http://schemas.openxmlformats.org/officeDocument/2006/relationships/image" Target="media/image23.png"/><Relationship Id="rId56" Type="http://schemas.openxmlformats.org/officeDocument/2006/relationships/footer" Target="footer1.xml"/><Relationship Id="rId15" Type="http://schemas.openxmlformats.org/officeDocument/2006/relationships/image" Target="media/image28.png"/><Relationship Id="rId14" Type="http://schemas.openxmlformats.org/officeDocument/2006/relationships/image" Target="media/image30.png"/><Relationship Id="rId17" Type="http://schemas.openxmlformats.org/officeDocument/2006/relationships/image" Target="media/image19.png"/><Relationship Id="rId16" Type="http://schemas.openxmlformats.org/officeDocument/2006/relationships/image" Target="media/image20.png"/><Relationship Id="rId19" Type="http://schemas.openxmlformats.org/officeDocument/2006/relationships/image" Target="media/image8.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3"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FqFZXJ6kMtfy/0BxqO+FoUmg0Q==">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2022-05-17T15:12:00Z</dcterms:created>
  <dc:creator>Adriana Ariza Luque</dc:creator>
</cp:coreProperties>
</file>